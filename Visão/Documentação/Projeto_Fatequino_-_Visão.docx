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293BE" w14:textId="3A01F1F3" w:rsidR="0000385C" w:rsidRDefault="005D458E" w:rsidP="00A3683C">
      <w:pPr>
        <w:jc w:val="center"/>
        <w:rPr>
          <w:rFonts w:ascii="Times New Roman" w:hAnsi="Times New Roman"/>
          <w:b/>
          <w:sz w:val="32"/>
          <w:szCs w:val="32"/>
        </w:rPr>
      </w:pPr>
      <w:ins w:id="1" w:author="Cláudio Nóbrega" w:date="2020-07-18T11:08:00Z">
        <w:r w:rsidRPr="005D458E">
          <w:rPr>
            <w:rFonts w:ascii="Times New Roman" w:hAnsi="Times New Roman"/>
            <w:b/>
            <w:noProof/>
            <w:sz w:val="32"/>
            <w:szCs w:val="32"/>
          </w:rPr>
          <mc:AlternateContent>
            <mc:Choice Requires="wps">
              <w:drawing>
                <wp:anchor distT="45720" distB="45720" distL="114300" distR="114300" simplePos="0" relativeHeight="251659264" behindDoc="0" locked="0" layoutInCell="1" allowOverlap="1" wp14:anchorId="77ABC38D" wp14:editId="02AA81A4">
                  <wp:simplePos x="0" y="0"/>
                  <wp:positionH relativeFrom="column">
                    <wp:posOffset>5377815</wp:posOffset>
                  </wp:positionH>
                  <wp:positionV relativeFrom="paragraph">
                    <wp:posOffset>-779145</wp:posOffset>
                  </wp:positionV>
                  <wp:extent cx="495300" cy="1404620"/>
                  <wp:effectExtent l="0" t="0" r="19050" b="1778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solidFill>
                            <a:schemeClr val="bg1"/>
                          </a:solidFill>
                          <a:ln w="9525">
                            <a:solidFill>
                              <a:schemeClr val="bg1"/>
                            </a:solidFill>
                            <a:miter lim="800000"/>
                            <a:headEnd/>
                            <a:tailEnd/>
                          </a:ln>
                        </wps:spPr>
                        <wps:txbx>
                          <w:txbxContent>
                            <w:p w14:paraId="4173EBF9" w14:textId="686197EA" w:rsidR="005D458E" w:rsidRDefault="005D458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ABC38D" id="_x0000_t202" coordsize="21600,21600" o:spt="202" path="m,l,21600r21600,l21600,xe">
                  <v:stroke joinstyle="miter"/>
                  <v:path gradientshapeok="t" o:connecttype="rect"/>
                </v:shapetype>
                <v:shape id="Caixa de Texto 2" o:spid="_x0000_s1026" type="#_x0000_t202" style="position:absolute;left:0;text-align:left;margin-left:423.45pt;margin-top:-61.35pt;width:3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" fillcolor="white [3212]" strokecolor="white [3212]">
                  <v:textbox style="mso-fit-shape-to-text:t">
                    <w:txbxContent>
                      <w:p w14:paraId="4173EBF9" w14:textId="686197EA" w:rsidR="005D458E" w:rsidRDefault="005D458E"/>
                    </w:txbxContent>
                  </v:textbox>
                </v:shape>
              </w:pict>
            </mc:Fallback>
          </mc:AlternateContent>
        </w:r>
      </w:ins>
    </w:p>
    <w:p w14:paraId="3D961393" w14:textId="77777777" w:rsidR="0000385C" w:rsidRDefault="0000385C" w:rsidP="00A3683C">
      <w:pPr>
        <w:jc w:val="center"/>
        <w:rPr>
          <w:rFonts w:ascii="Times New Roman" w:hAnsi="Times New Roman"/>
          <w:b/>
          <w:sz w:val="32"/>
          <w:szCs w:val="32"/>
        </w:rPr>
      </w:pPr>
    </w:p>
    <w:p w14:paraId="7937565B" w14:textId="77777777" w:rsidR="0000385C" w:rsidRDefault="0000385C" w:rsidP="00A3683C">
      <w:pPr>
        <w:jc w:val="center"/>
        <w:rPr>
          <w:rFonts w:ascii="Times New Roman" w:hAnsi="Times New Roman"/>
          <w:b/>
          <w:sz w:val="32"/>
          <w:szCs w:val="32"/>
        </w:rPr>
      </w:pPr>
    </w:p>
    <w:p w14:paraId="15FE1A83" w14:textId="77777777" w:rsidR="0000385C" w:rsidRDefault="0000385C" w:rsidP="00A3683C">
      <w:pPr>
        <w:jc w:val="center"/>
        <w:rPr>
          <w:rFonts w:ascii="Times New Roman" w:hAnsi="Times New Roman"/>
          <w:b/>
          <w:sz w:val="32"/>
          <w:szCs w:val="32"/>
        </w:rPr>
      </w:pPr>
    </w:p>
    <w:p w14:paraId="0509D565" w14:textId="77777777" w:rsidR="0000385C" w:rsidRDefault="0000385C" w:rsidP="00A3683C">
      <w:pPr>
        <w:jc w:val="center"/>
        <w:rPr>
          <w:rFonts w:ascii="Times New Roman" w:hAnsi="Times New Roman"/>
          <w:b/>
          <w:sz w:val="32"/>
          <w:szCs w:val="32"/>
        </w:rPr>
      </w:pPr>
    </w:p>
    <w:p w14:paraId="41F3C65E" w14:textId="77777777" w:rsidR="000A233F" w:rsidRDefault="00A8760A" w:rsidP="00A3683C">
      <w:pPr>
        <w:jc w:val="center"/>
        <w:rPr>
          <w:rFonts w:ascii="Times New Roman" w:hAnsi="Times New Roman"/>
          <w:b/>
          <w:sz w:val="32"/>
          <w:szCs w:val="32"/>
        </w:rPr>
      </w:pPr>
      <w:r w:rsidRPr="00A3683C">
        <w:rPr>
          <w:rFonts w:ascii="Times New Roman" w:hAnsi="Times New Roman"/>
          <w:b/>
          <w:sz w:val="32"/>
          <w:szCs w:val="32"/>
        </w:rPr>
        <w:t>PROJETO FATEQUINO</w:t>
      </w:r>
      <w:r w:rsidR="007E529B" w:rsidRPr="00A3683C">
        <w:rPr>
          <w:rFonts w:ascii="Times New Roman" w:hAnsi="Times New Roman"/>
          <w:b/>
          <w:sz w:val="32"/>
          <w:szCs w:val="32"/>
        </w:rPr>
        <w:t xml:space="preserve">: </w:t>
      </w:r>
      <w:r w:rsidR="000A233F">
        <w:rPr>
          <w:rFonts w:ascii="Times New Roman" w:hAnsi="Times New Roman"/>
          <w:b/>
          <w:sz w:val="32"/>
          <w:szCs w:val="32"/>
        </w:rPr>
        <w:t>Reconhecimento de Faces e Gestos</w:t>
      </w:r>
    </w:p>
    <w:p w14:paraId="3DF14CDC" w14:textId="6B7470B5" w:rsidR="007E529B" w:rsidRPr="000A233F" w:rsidRDefault="000A233F" w:rsidP="00A3683C">
      <w:pPr>
        <w:jc w:val="center"/>
        <w:rPr>
          <w:rFonts w:ascii="Times New Roman" w:hAnsi="Times New Roman"/>
          <w:bCs/>
          <w:sz w:val="32"/>
          <w:szCs w:val="32"/>
        </w:rPr>
      </w:pPr>
      <w:r w:rsidRPr="000A233F">
        <w:rPr>
          <w:rFonts w:ascii="Times New Roman" w:hAnsi="Times New Roman"/>
          <w:bCs/>
          <w:sz w:val="32"/>
          <w:szCs w:val="32"/>
        </w:rPr>
        <w:t xml:space="preserve">Equipe </w:t>
      </w:r>
      <w:r w:rsidR="00A8760A" w:rsidRPr="000A233F">
        <w:rPr>
          <w:rFonts w:ascii="Times New Roman" w:hAnsi="Times New Roman"/>
          <w:bCs/>
          <w:sz w:val="32"/>
          <w:szCs w:val="32"/>
        </w:rPr>
        <w:t>Visão</w:t>
      </w:r>
    </w:p>
    <w:p w14:paraId="3A460344" w14:textId="77777777" w:rsidR="0000385C" w:rsidRDefault="0000385C" w:rsidP="00A3683C">
      <w:pPr>
        <w:jc w:val="right"/>
        <w:rPr>
          <w:rFonts w:ascii="Times New Roman" w:hAnsi="Times New Roman"/>
        </w:rPr>
      </w:pPr>
    </w:p>
    <w:p w14:paraId="098261D2" w14:textId="77777777" w:rsidR="0000385C" w:rsidRDefault="0000385C" w:rsidP="00A3683C">
      <w:pPr>
        <w:jc w:val="right"/>
        <w:rPr>
          <w:rFonts w:ascii="Times New Roman" w:hAnsi="Times New Roman"/>
        </w:rPr>
      </w:pPr>
    </w:p>
    <w:p w14:paraId="6E8325DC" w14:textId="77777777" w:rsidR="0000385C" w:rsidRDefault="0000385C" w:rsidP="000A233F">
      <w:pPr>
        <w:rPr>
          <w:rFonts w:ascii="Times New Roman" w:hAnsi="Times New Roman"/>
        </w:rPr>
      </w:pPr>
    </w:p>
    <w:p w14:paraId="7DA1BC07" w14:textId="77777777" w:rsidR="0000385C" w:rsidRDefault="0000385C" w:rsidP="00A3683C">
      <w:pPr>
        <w:jc w:val="right"/>
        <w:rPr>
          <w:rFonts w:ascii="Times New Roman" w:hAnsi="Times New Roman"/>
        </w:rPr>
      </w:pPr>
    </w:p>
    <w:p w14:paraId="56EDF106" w14:textId="77777777" w:rsidR="0000385C" w:rsidRDefault="0000385C" w:rsidP="00A3683C">
      <w:pPr>
        <w:jc w:val="right"/>
        <w:rPr>
          <w:rFonts w:ascii="Times New Roman" w:hAnsi="Times New Roman"/>
        </w:rPr>
      </w:pPr>
    </w:p>
    <w:p w14:paraId="0F17FCFA" w14:textId="77777777" w:rsidR="0000385C" w:rsidRDefault="0000385C" w:rsidP="0000385C">
      <w:pPr>
        <w:rPr>
          <w:rFonts w:ascii="Times New Roman" w:hAnsi="Times New Roman"/>
        </w:rPr>
      </w:pPr>
    </w:p>
    <w:p w14:paraId="046D74C8" w14:textId="77777777" w:rsidR="0000385C" w:rsidRDefault="0000385C" w:rsidP="00A3683C">
      <w:pPr>
        <w:jc w:val="right"/>
        <w:rPr>
          <w:rFonts w:ascii="Times New Roman" w:hAnsi="Times New Roman"/>
        </w:rPr>
      </w:pPr>
    </w:p>
    <w:p w14:paraId="0A0D13E1" w14:textId="77777777" w:rsidR="0000385C" w:rsidRDefault="0000385C" w:rsidP="0000385C">
      <w:pPr>
        <w:rPr>
          <w:rFonts w:ascii="Times New Roman" w:hAnsi="Times New Roman"/>
        </w:rPr>
      </w:pPr>
    </w:p>
    <w:p w14:paraId="6D1E618C" w14:textId="7793FAD0" w:rsidR="007D7F06" w:rsidRPr="00A3683C" w:rsidRDefault="00A8760A" w:rsidP="00A3683C">
      <w:pPr>
        <w:jc w:val="right"/>
        <w:rPr>
          <w:rFonts w:ascii="Times New Roman" w:hAnsi="Times New Roman"/>
        </w:rPr>
      </w:pPr>
      <w:r w:rsidRPr="00A3683C">
        <w:rPr>
          <w:rFonts w:ascii="Times New Roman" w:hAnsi="Times New Roman"/>
        </w:rPr>
        <w:t xml:space="preserve">Bruna Weber da Nóbrega </w:t>
      </w:r>
      <w:r w:rsidR="007D7F06" w:rsidRPr="00A3683C">
        <w:rPr>
          <w:rFonts w:ascii="Times New Roman" w:hAnsi="Times New Roman"/>
        </w:rPr>
        <w:t xml:space="preserve">– </w:t>
      </w:r>
      <w:r w:rsidRPr="00A3683C">
        <w:rPr>
          <w:rFonts w:ascii="Times New Roman" w:hAnsi="Times New Roman"/>
        </w:rPr>
        <w:t>Fatec Carapicuíba</w:t>
      </w:r>
    </w:p>
    <w:p w14:paraId="41911898" w14:textId="29CD195F" w:rsidR="007D7F06" w:rsidRPr="00A3683C" w:rsidRDefault="00A8760A" w:rsidP="00A3683C">
      <w:pPr>
        <w:jc w:val="right"/>
        <w:rPr>
          <w:rFonts w:ascii="Times New Roman" w:hAnsi="Times New Roman"/>
        </w:rPr>
      </w:pPr>
      <w:r w:rsidRPr="00A3683C">
        <w:rPr>
          <w:rFonts w:ascii="Times New Roman" w:hAnsi="Times New Roman"/>
        </w:rPr>
        <w:t>Caio César</w:t>
      </w:r>
      <w:r w:rsidR="000D6778" w:rsidRPr="00A3683C">
        <w:rPr>
          <w:rFonts w:ascii="Times New Roman" w:hAnsi="Times New Roman"/>
        </w:rPr>
        <w:t xml:space="preserve"> Silva</w:t>
      </w:r>
      <w:r w:rsidRPr="00A3683C">
        <w:rPr>
          <w:rFonts w:ascii="Times New Roman" w:hAnsi="Times New Roman"/>
        </w:rPr>
        <w:t xml:space="preserve"> Paulino</w:t>
      </w:r>
      <w:r w:rsidR="007D7F06" w:rsidRPr="00A3683C">
        <w:rPr>
          <w:rFonts w:ascii="Times New Roman" w:hAnsi="Times New Roman"/>
        </w:rPr>
        <w:t xml:space="preserve"> – </w:t>
      </w:r>
      <w:r w:rsidRPr="00A3683C">
        <w:rPr>
          <w:rFonts w:ascii="Times New Roman" w:hAnsi="Times New Roman"/>
        </w:rPr>
        <w:t>Fatec Carapicuíba</w:t>
      </w:r>
    </w:p>
    <w:p w14:paraId="766945E0" w14:textId="77777777" w:rsidR="00A8760A" w:rsidRPr="00A3683C" w:rsidRDefault="00A8760A" w:rsidP="00A3683C">
      <w:pPr>
        <w:jc w:val="right"/>
        <w:rPr>
          <w:rFonts w:ascii="Times New Roman" w:hAnsi="Times New Roman"/>
        </w:rPr>
      </w:pPr>
      <w:r w:rsidRPr="00A3683C">
        <w:rPr>
          <w:rFonts w:ascii="Times New Roman" w:hAnsi="Times New Roman"/>
        </w:rPr>
        <w:t>Feliphe Lorrã Serodio</w:t>
      </w:r>
      <w:r w:rsidR="009F4AC8" w:rsidRPr="00A3683C">
        <w:rPr>
          <w:rFonts w:ascii="Times New Roman" w:hAnsi="Times New Roman"/>
        </w:rPr>
        <w:t xml:space="preserve"> Jesus</w:t>
      </w:r>
      <w:r w:rsidRPr="00A3683C">
        <w:rPr>
          <w:rFonts w:ascii="Times New Roman" w:hAnsi="Times New Roman"/>
        </w:rPr>
        <w:t xml:space="preserve"> – Fatec Carapicuíba</w:t>
      </w:r>
    </w:p>
    <w:p w14:paraId="3FAA873B" w14:textId="4305B06A" w:rsidR="007D7F06" w:rsidRPr="00A3683C" w:rsidRDefault="00A8760A" w:rsidP="00A3683C">
      <w:pPr>
        <w:jc w:val="right"/>
        <w:rPr>
          <w:rFonts w:ascii="Times New Roman" w:hAnsi="Times New Roman"/>
          <w:i/>
        </w:rPr>
      </w:pPr>
      <w:r w:rsidRPr="00A3683C">
        <w:rPr>
          <w:rFonts w:ascii="Times New Roman" w:hAnsi="Times New Roman"/>
        </w:rPr>
        <w:t>Francisco</w:t>
      </w:r>
      <w:r w:rsidR="00CE76FD" w:rsidRPr="00A3683C">
        <w:rPr>
          <w:rFonts w:ascii="Times New Roman" w:hAnsi="Times New Roman"/>
        </w:rPr>
        <w:t xml:space="preserve"> Roniele</w:t>
      </w:r>
      <w:r w:rsidR="00281554" w:rsidRPr="00A3683C">
        <w:rPr>
          <w:rFonts w:ascii="Times New Roman" w:hAnsi="Times New Roman"/>
        </w:rPr>
        <w:t xml:space="preserve"> Melo de Castro</w:t>
      </w:r>
      <w:r w:rsidR="007D7F06" w:rsidRPr="00A3683C">
        <w:rPr>
          <w:rFonts w:ascii="Times New Roman" w:hAnsi="Times New Roman"/>
          <w:i/>
        </w:rPr>
        <w:t xml:space="preserve"> – </w:t>
      </w:r>
      <w:r w:rsidRPr="00A3683C">
        <w:rPr>
          <w:rFonts w:ascii="Times New Roman" w:hAnsi="Times New Roman"/>
        </w:rPr>
        <w:t>Fatec Carapicuíba</w:t>
      </w:r>
    </w:p>
    <w:p w14:paraId="0C12A8CB" w14:textId="77777777" w:rsidR="007D7F06" w:rsidRPr="00A3683C" w:rsidRDefault="00A8760A" w:rsidP="00A3683C">
      <w:pPr>
        <w:jc w:val="right"/>
        <w:rPr>
          <w:rFonts w:ascii="Times New Roman" w:hAnsi="Times New Roman"/>
        </w:rPr>
      </w:pPr>
      <w:r w:rsidRPr="00A3683C">
        <w:rPr>
          <w:rFonts w:ascii="Times New Roman" w:hAnsi="Times New Roman"/>
        </w:rPr>
        <w:t>Gabriel Soler Belmonte</w:t>
      </w:r>
      <w:r w:rsidR="007D7F06" w:rsidRPr="00A3683C">
        <w:rPr>
          <w:rFonts w:ascii="Times New Roman" w:hAnsi="Times New Roman"/>
        </w:rPr>
        <w:t xml:space="preserve"> – </w:t>
      </w:r>
      <w:r w:rsidRPr="00A3683C">
        <w:rPr>
          <w:rFonts w:ascii="Times New Roman" w:hAnsi="Times New Roman"/>
        </w:rPr>
        <w:t>Fatec Carapicuíba</w:t>
      </w:r>
    </w:p>
    <w:p w14:paraId="42E23CBA" w14:textId="77777777" w:rsidR="00A8760A" w:rsidRPr="00A3683C" w:rsidRDefault="00A8760A" w:rsidP="00A3683C">
      <w:pPr>
        <w:jc w:val="right"/>
        <w:rPr>
          <w:rFonts w:ascii="Times New Roman" w:hAnsi="Times New Roman"/>
        </w:rPr>
      </w:pPr>
      <w:r w:rsidRPr="00A3683C">
        <w:rPr>
          <w:rFonts w:ascii="Times New Roman" w:hAnsi="Times New Roman"/>
        </w:rPr>
        <w:t>Guilherme Carvalho</w:t>
      </w:r>
      <w:r w:rsidR="009F4AC8" w:rsidRPr="00A3683C">
        <w:rPr>
          <w:rFonts w:ascii="Times New Roman" w:hAnsi="Times New Roman"/>
        </w:rPr>
        <w:t xml:space="preserve"> Caldeira</w:t>
      </w:r>
      <w:r w:rsidR="007D7F06" w:rsidRPr="00A3683C">
        <w:rPr>
          <w:rFonts w:ascii="Times New Roman" w:hAnsi="Times New Roman"/>
        </w:rPr>
        <w:t xml:space="preserve"> – </w:t>
      </w:r>
      <w:r w:rsidRPr="00A3683C">
        <w:rPr>
          <w:rFonts w:ascii="Times New Roman" w:hAnsi="Times New Roman"/>
        </w:rPr>
        <w:t>Fatec Carapicuíba</w:t>
      </w:r>
    </w:p>
    <w:p w14:paraId="7C408242" w14:textId="4554BE2E" w:rsidR="00A8760A" w:rsidRPr="00A3683C" w:rsidRDefault="00A8760A" w:rsidP="00A3683C">
      <w:pPr>
        <w:jc w:val="right"/>
        <w:rPr>
          <w:rFonts w:ascii="Times New Roman" w:hAnsi="Times New Roman"/>
        </w:rPr>
      </w:pPr>
      <w:r w:rsidRPr="00A3683C">
        <w:rPr>
          <w:rFonts w:ascii="Times New Roman" w:hAnsi="Times New Roman"/>
        </w:rPr>
        <w:t>Lucas Paes de Oliveira</w:t>
      </w:r>
      <w:r w:rsidR="009D455E">
        <w:rPr>
          <w:rFonts w:ascii="Times New Roman" w:hAnsi="Times New Roman"/>
        </w:rPr>
        <w:t xml:space="preserve"> </w:t>
      </w:r>
      <w:r w:rsidRPr="00A3683C">
        <w:rPr>
          <w:rFonts w:ascii="Times New Roman" w:hAnsi="Times New Roman"/>
        </w:rPr>
        <w:t>– Fatec Carapicuíba</w:t>
      </w:r>
    </w:p>
    <w:p w14:paraId="51D2243F" w14:textId="77777777" w:rsidR="007D7F06" w:rsidRPr="00A3683C" w:rsidRDefault="007D7F06" w:rsidP="00A3683C">
      <w:pPr>
        <w:jc w:val="right"/>
        <w:rPr>
          <w:rFonts w:ascii="Times New Roman" w:hAnsi="Times New Roman"/>
        </w:rPr>
      </w:pPr>
      <w:r w:rsidRPr="00A3683C">
        <w:rPr>
          <w:rFonts w:ascii="Times New Roman" w:hAnsi="Times New Roman"/>
        </w:rPr>
        <w:t xml:space="preserve"> </w:t>
      </w:r>
    </w:p>
    <w:p w14:paraId="05C571E9" w14:textId="5F87A032" w:rsidR="007D0B82" w:rsidRPr="00A3683C" w:rsidRDefault="00406176" w:rsidP="00A3683C">
      <w:pPr>
        <w:jc w:val="right"/>
        <w:rPr>
          <w:rFonts w:ascii="Times New Roman" w:hAnsi="Times New Roman"/>
        </w:rPr>
      </w:pPr>
      <w:r w:rsidRPr="00A3683C">
        <w:rPr>
          <w:rFonts w:ascii="Times New Roman" w:hAnsi="Times New Roman"/>
        </w:rPr>
        <w:t>Prof.</w:t>
      </w:r>
      <w:r w:rsidR="007D0B82" w:rsidRPr="00A3683C">
        <w:rPr>
          <w:rFonts w:ascii="Times New Roman" w:hAnsi="Times New Roman"/>
        </w:rPr>
        <w:t xml:space="preserve">(a) </w:t>
      </w:r>
      <w:r w:rsidR="009F4AC8" w:rsidRPr="00A3683C">
        <w:rPr>
          <w:rFonts w:ascii="Times New Roman" w:hAnsi="Times New Roman"/>
        </w:rPr>
        <w:t>Mario Marques</w:t>
      </w:r>
      <w:r w:rsidR="007D0B82" w:rsidRPr="00A3683C">
        <w:rPr>
          <w:rFonts w:ascii="Times New Roman" w:hAnsi="Times New Roman"/>
        </w:rPr>
        <w:t xml:space="preserve"> – </w:t>
      </w:r>
      <w:r w:rsidR="009F4AC8" w:rsidRPr="00A3683C">
        <w:rPr>
          <w:rFonts w:ascii="Times New Roman" w:hAnsi="Times New Roman"/>
        </w:rPr>
        <w:t>Fatec Carapicuíba</w:t>
      </w:r>
    </w:p>
    <w:p w14:paraId="2ED43C84" w14:textId="77777777" w:rsidR="0000385C" w:rsidRDefault="0000385C" w:rsidP="0000385C">
      <w:pPr>
        <w:jc w:val="center"/>
        <w:rPr>
          <w:rFonts w:ascii="Times New Roman" w:hAnsi="Times New Roman"/>
        </w:rPr>
      </w:pPr>
    </w:p>
    <w:p w14:paraId="03D59936" w14:textId="290DC786" w:rsidR="0000385C" w:rsidRDefault="0000385C" w:rsidP="0000385C">
      <w:pPr>
        <w:jc w:val="center"/>
        <w:rPr>
          <w:rFonts w:ascii="Times New Roman" w:hAnsi="Times New Roman"/>
        </w:rPr>
      </w:pPr>
    </w:p>
    <w:p w14:paraId="10AC1FBF" w14:textId="364AA17A" w:rsidR="0000385C" w:rsidRDefault="0000385C" w:rsidP="0000385C">
      <w:pPr>
        <w:jc w:val="center"/>
        <w:rPr>
          <w:rFonts w:ascii="Times New Roman" w:hAnsi="Times New Roman"/>
        </w:rPr>
      </w:pPr>
    </w:p>
    <w:p w14:paraId="3800C19B" w14:textId="77777777" w:rsidR="005D458E" w:rsidRDefault="005D458E" w:rsidP="001318A7">
      <w:pPr>
        <w:rPr>
          <w:rFonts w:ascii="Times New Roman" w:hAnsi="Times New Roman"/>
        </w:rPr>
      </w:pPr>
    </w:p>
    <w:p w14:paraId="62C0B205" w14:textId="77777777" w:rsidR="0000385C" w:rsidRDefault="0000385C" w:rsidP="0000385C">
      <w:pPr>
        <w:jc w:val="center"/>
        <w:rPr>
          <w:rFonts w:ascii="Times New Roman" w:hAnsi="Times New Roman"/>
        </w:rPr>
      </w:pPr>
    </w:p>
    <w:p w14:paraId="02AFB624" w14:textId="157A502C" w:rsidR="007D0B82" w:rsidRPr="0000385C" w:rsidRDefault="0000385C" w:rsidP="0000385C">
      <w:pPr>
        <w:jc w:val="center"/>
        <w:rPr>
          <w:rFonts w:ascii="Times New Roman" w:hAnsi="Times New Roman"/>
          <w:b/>
          <w:bCs/>
          <w:sz w:val="28"/>
          <w:szCs w:val="28"/>
        </w:rPr>
      </w:pPr>
      <w:r w:rsidRPr="0000385C">
        <w:rPr>
          <w:rFonts w:ascii="Times New Roman" w:hAnsi="Times New Roman"/>
          <w:b/>
          <w:bCs/>
          <w:sz w:val="28"/>
          <w:szCs w:val="28"/>
        </w:rPr>
        <w:t>CARAPICUIBA/SP</w:t>
      </w:r>
    </w:p>
    <w:p w14:paraId="7A3CB123" w14:textId="76C453FE" w:rsidR="0000385C" w:rsidRPr="0000385C" w:rsidRDefault="0000385C" w:rsidP="0000385C">
      <w:pPr>
        <w:jc w:val="center"/>
        <w:rPr>
          <w:rFonts w:ascii="Times New Roman" w:hAnsi="Times New Roman"/>
          <w:b/>
          <w:bCs/>
          <w:sz w:val="28"/>
          <w:szCs w:val="28"/>
        </w:rPr>
      </w:pPr>
      <w:r w:rsidRPr="0000385C">
        <w:rPr>
          <w:rFonts w:ascii="Times New Roman" w:hAnsi="Times New Roman"/>
          <w:b/>
          <w:bCs/>
          <w:sz w:val="28"/>
          <w:szCs w:val="28"/>
        </w:rPr>
        <w:t>2020</w:t>
      </w:r>
    </w:p>
    <w:p w14:paraId="5AE38C62" w14:textId="35383527" w:rsidR="007E529B" w:rsidRPr="00406176" w:rsidRDefault="00670E4E" w:rsidP="00406176">
      <w:pPr>
        <w:contextualSpacing/>
        <w:jc w:val="center"/>
        <w:rPr>
          <w:rFonts w:ascii="Times New Roman" w:hAnsi="Times New Roman"/>
          <w:b/>
          <w:sz w:val="28"/>
          <w:szCs w:val="28"/>
        </w:rPr>
      </w:pPr>
      <w:r w:rsidRPr="00406176">
        <w:rPr>
          <w:rFonts w:ascii="Times New Roman" w:hAnsi="Times New Roman"/>
          <w:b/>
          <w:sz w:val="28"/>
          <w:szCs w:val="28"/>
        </w:rPr>
        <w:lastRenderedPageBreak/>
        <w:t>RESUMO</w:t>
      </w:r>
    </w:p>
    <w:p w14:paraId="3FF444C7" w14:textId="199F3CF1" w:rsidR="00815294" w:rsidRPr="00406176" w:rsidRDefault="00815294" w:rsidP="00815294">
      <w:pPr>
        <w:contextualSpacing/>
        <w:rPr>
          <w:rFonts w:ascii="Times New Roman" w:hAnsi="Times New Roman"/>
        </w:rPr>
      </w:pPr>
      <w:r w:rsidRPr="00406176">
        <w:rPr>
          <w:rFonts w:ascii="Times New Roman" w:hAnsi="Times New Roman"/>
        </w:rPr>
        <w:t xml:space="preserve">Este projeto traz informações e soluções para problemas em um software na área de inteligência artificial do grupo de visão. Por ser um tema amplo para exploração e desenvolvimento, realizou-se pesquisas referente a captura de imagens por intermédio de uma câmera com o objetivo de reconhecimento de faces e </w:t>
      </w:r>
      <w:ins w:id="2" w:author="mario marques" w:date="2020-07-17T16:57:00Z">
        <w:r w:rsidR="00710E4F" w:rsidRPr="00036DB1">
          <w:rPr>
            <w:rFonts w:ascii="Times New Roman" w:hAnsi="Times New Roman"/>
            <w:color w:val="000000" w:themeColor="text1"/>
            <w:rPrChange w:id="3" w:author="Cláudio Nóbrega" w:date="2020-07-18T10:10:00Z">
              <w:rPr>
                <w:rFonts w:ascii="Times New Roman" w:hAnsi="Times New Roman"/>
              </w:rPr>
            </w:rPrChange>
          </w:rPr>
          <w:t>gestos</w:t>
        </w:r>
      </w:ins>
      <w:del w:id="4" w:author="Cláudio Nóbrega" w:date="2020-07-18T10:10:00Z">
        <w:r w:rsidRPr="00406176" w:rsidDel="00036DB1">
          <w:rPr>
            <w:rFonts w:ascii="Times New Roman" w:hAnsi="Times New Roman"/>
          </w:rPr>
          <w:delText>movimentos</w:delText>
        </w:r>
      </w:del>
      <w:r w:rsidRPr="00406176">
        <w:rPr>
          <w:rFonts w:ascii="Times New Roman" w:hAnsi="Times New Roman"/>
        </w:rPr>
        <w:t xml:space="preserve">. A partir daí, foi modelado um software para atender essa necessidade. </w:t>
      </w:r>
      <w:r w:rsidR="000A233F">
        <w:rPr>
          <w:rFonts w:ascii="Times New Roman" w:hAnsi="Times New Roman"/>
        </w:rPr>
        <w:t>Para o aprimoramento u</w:t>
      </w:r>
      <w:r w:rsidRPr="00406176">
        <w:rPr>
          <w:rFonts w:ascii="Times New Roman" w:hAnsi="Times New Roman"/>
        </w:rPr>
        <w:t>tiliza-se</w:t>
      </w:r>
      <w:r w:rsidR="000A233F">
        <w:rPr>
          <w:rFonts w:ascii="Times New Roman" w:hAnsi="Times New Roman"/>
        </w:rPr>
        <w:t xml:space="preserve"> </w:t>
      </w:r>
      <w:r w:rsidRPr="00406176">
        <w:rPr>
          <w:rFonts w:ascii="Times New Roman" w:hAnsi="Times New Roman"/>
        </w:rPr>
        <w:t xml:space="preserve">as bibliotecas </w:t>
      </w:r>
      <w:r w:rsidR="000A233F">
        <w:rPr>
          <w:rFonts w:ascii="Times New Roman" w:hAnsi="Times New Roman"/>
        </w:rPr>
        <w:t>de</w:t>
      </w:r>
      <w:r w:rsidRPr="00406176">
        <w:rPr>
          <w:rFonts w:ascii="Times New Roman" w:hAnsi="Times New Roman"/>
        </w:rPr>
        <w:t xml:space="preserve"> reconhecimento facial. Por não haver projetos semelhantes na Fatec Carapicuíba, esse trabalho auxiliará outros desenvolvedores para mais implementações e aplicações. Constata-se que uma implantação desse software aprimorara significativamente a interação do Fatequino. </w:t>
      </w:r>
    </w:p>
    <w:p w14:paraId="18FF6A23" w14:textId="77777777" w:rsidR="00815294" w:rsidRPr="00815294" w:rsidRDefault="00815294" w:rsidP="00815294">
      <w:pPr>
        <w:contextualSpacing/>
        <w:rPr>
          <w:rFonts w:ascii="Times New Roman" w:hAnsi="Times New Roman"/>
          <w:sz w:val="22"/>
          <w:szCs w:val="22"/>
        </w:rPr>
      </w:pPr>
      <w:r w:rsidRPr="00815294">
        <w:rPr>
          <w:rFonts w:ascii="Times New Roman" w:hAnsi="Times New Roman"/>
          <w:sz w:val="22"/>
          <w:szCs w:val="22"/>
        </w:rPr>
        <w:t xml:space="preserve"> </w:t>
      </w:r>
    </w:p>
    <w:p w14:paraId="668D733A" w14:textId="07F42305" w:rsidR="008464D8" w:rsidRDefault="008464D8" w:rsidP="00A3683C">
      <w:pPr>
        <w:contextualSpacing/>
        <w:rPr>
          <w:rFonts w:ascii="Times New Roman" w:hAnsi="Times New Roman"/>
          <w:sz w:val="22"/>
          <w:szCs w:val="22"/>
        </w:rPr>
      </w:pPr>
    </w:p>
    <w:p w14:paraId="3BF01A7C" w14:textId="0534CC36" w:rsidR="00406176" w:rsidRDefault="00406176" w:rsidP="00A3683C">
      <w:pPr>
        <w:contextualSpacing/>
        <w:rPr>
          <w:rFonts w:ascii="Times New Roman" w:hAnsi="Times New Roman"/>
          <w:sz w:val="22"/>
          <w:szCs w:val="22"/>
        </w:rPr>
      </w:pPr>
    </w:p>
    <w:p w14:paraId="558AD9D4" w14:textId="77777777" w:rsidR="00406176" w:rsidRPr="00A3683C" w:rsidRDefault="00406176" w:rsidP="00A3683C">
      <w:pPr>
        <w:contextualSpacing/>
        <w:rPr>
          <w:rFonts w:ascii="Times New Roman" w:hAnsi="Times New Roman"/>
          <w:sz w:val="22"/>
          <w:szCs w:val="22"/>
        </w:rPr>
      </w:pPr>
    </w:p>
    <w:p w14:paraId="5B8A59ED" w14:textId="4B62B809" w:rsidR="007E529B" w:rsidRPr="00406176" w:rsidRDefault="008464D8" w:rsidP="00A3683C">
      <w:pPr>
        <w:contextualSpacing/>
        <w:rPr>
          <w:rFonts w:ascii="Times New Roman" w:hAnsi="Times New Roman"/>
          <w:b/>
        </w:rPr>
      </w:pPr>
      <w:r w:rsidRPr="00406176">
        <w:rPr>
          <w:rFonts w:ascii="Times New Roman" w:hAnsi="Times New Roman"/>
          <w:b/>
        </w:rPr>
        <w:t xml:space="preserve">Palavras-chave: </w:t>
      </w:r>
      <w:r w:rsidR="00815294" w:rsidRPr="00406176">
        <w:rPr>
          <w:rFonts w:ascii="Times New Roman" w:hAnsi="Times New Roman"/>
          <w:b/>
        </w:rPr>
        <w:t>Interação. Software. Visão.</w:t>
      </w:r>
    </w:p>
    <w:p w14:paraId="65A8BB7A" w14:textId="77777777" w:rsidR="009F4AC8" w:rsidRPr="00A3683C" w:rsidRDefault="009F4AC8" w:rsidP="00A3683C">
      <w:pPr>
        <w:contextualSpacing/>
        <w:rPr>
          <w:rFonts w:ascii="Times New Roman" w:hAnsi="Times New Roman"/>
          <w:b/>
          <w:sz w:val="22"/>
          <w:szCs w:val="22"/>
        </w:rPr>
      </w:pPr>
    </w:p>
    <w:p w14:paraId="152D241E" w14:textId="77777777" w:rsidR="009F4AC8" w:rsidRPr="00A3683C" w:rsidRDefault="009F4AC8" w:rsidP="00A3683C">
      <w:pPr>
        <w:contextualSpacing/>
        <w:rPr>
          <w:rFonts w:ascii="Times New Roman" w:hAnsi="Times New Roman"/>
          <w:b/>
          <w:sz w:val="22"/>
          <w:szCs w:val="22"/>
        </w:rPr>
      </w:pPr>
    </w:p>
    <w:p w14:paraId="7FCF62D8" w14:textId="77777777" w:rsidR="009F4AC8" w:rsidRPr="00A3683C" w:rsidRDefault="009F4AC8" w:rsidP="00A3683C">
      <w:pPr>
        <w:contextualSpacing/>
        <w:rPr>
          <w:rFonts w:ascii="Times New Roman" w:hAnsi="Times New Roman"/>
          <w:b/>
          <w:sz w:val="22"/>
          <w:szCs w:val="22"/>
        </w:rPr>
      </w:pPr>
    </w:p>
    <w:p w14:paraId="520FF167" w14:textId="77777777" w:rsidR="009F4AC8" w:rsidRPr="00A3683C" w:rsidRDefault="009F4AC8" w:rsidP="00A3683C">
      <w:pPr>
        <w:contextualSpacing/>
        <w:rPr>
          <w:rFonts w:ascii="Times New Roman" w:hAnsi="Times New Roman"/>
          <w:b/>
          <w:sz w:val="22"/>
          <w:szCs w:val="22"/>
        </w:rPr>
      </w:pPr>
    </w:p>
    <w:p w14:paraId="48ACDCDA" w14:textId="77777777" w:rsidR="009F4AC8" w:rsidRPr="00A3683C" w:rsidRDefault="009F4AC8" w:rsidP="00A3683C">
      <w:pPr>
        <w:contextualSpacing/>
        <w:rPr>
          <w:rFonts w:ascii="Times New Roman" w:hAnsi="Times New Roman"/>
          <w:b/>
          <w:sz w:val="22"/>
          <w:szCs w:val="22"/>
        </w:rPr>
      </w:pPr>
    </w:p>
    <w:p w14:paraId="2AA16845" w14:textId="77777777" w:rsidR="009F4AC8" w:rsidRPr="00A3683C" w:rsidRDefault="009F4AC8" w:rsidP="00A3683C">
      <w:pPr>
        <w:contextualSpacing/>
        <w:rPr>
          <w:rFonts w:ascii="Times New Roman" w:hAnsi="Times New Roman"/>
          <w:b/>
          <w:sz w:val="22"/>
          <w:szCs w:val="22"/>
        </w:rPr>
      </w:pPr>
    </w:p>
    <w:p w14:paraId="0D29E713" w14:textId="77777777" w:rsidR="009F4AC8" w:rsidRPr="00A3683C" w:rsidRDefault="009F4AC8" w:rsidP="00A3683C">
      <w:pPr>
        <w:contextualSpacing/>
        <w:rPr>
          <w:rFonts w:ascii="Times New Roman" w:hAnsi="Times New Roman"/>
          <w:b/>
          <w:sz w:val="22"/>
          <w:szCs w:val="22"/>
        </w:rPr>
      </w:pPr>
    </w:p>
    <w:p w14:paraId="1B928CBC" w14:textId="77777777" w:rsidR="009F4AC8" w:rsidRPr="00A3683C" w:rsidRDefault="009F4AC8" w:rsidP="00A3683C">
      <w:pPr>
        <w:contextualSpacing/>
        <w:rPr>
          <w:rFonts w:ascii="Times New Roman" w:hAnsi="Times New Roman"/>
          <w:sz w:val="22"/>
          <w:szCs w:val="22"/>
        </w:rPr>
      </w:pPr>
    </w:p>
    <w:p w14:paraId="30B98012" w14:textId="77777777" w:rsidR="00406176" w:rsidRDefault="00406176" w:rsidP="00406176">
      <w:pPr>
        <w:contextualSpacing/>
        <w:jc w:val="center"/>
        <w:rPr>
          <w:rFonts w:ascii="Times New Roman" w:hAnsi="Times New Roman"/>
          <w:b/>
          <w:iCs/>
          <w:sz w:val="28"/>
          <w:szCs w:val="28"/>
        </w:rPr>
      </w:pPr>
    </w:p>
    <w:p w14:paraId="7380B8FA" w14:textId="77777777" w:rsidR="00406176" w:rsidRDefault="00406176" w:rsidP="00406176">
      <w:pPr>
        <w:contextualSpacing/>
        <w:jc w:val="center"/>
        <w:rPr>
          <w:rFonts w:ascii="Times New Roman" w:hAnsi="Times New Roman"/>
          <w:b/>
          <w:iCs/>
          <w:sz w:val="28"/>
          <w:szCs w:val="28"/>
        </w:rPr>
      </w:pPr>
    </w:p>
    <w:p w14:paraId="78463E52" w14:textId="77777777" w:rsidR="00406176" w:rsidRDefault="00406176" w:rsidP="00406176">
      <w:pPr>
        <w:contextualSpacing/>
        <w:jc w:val="center"/>
        <w:rPr>
          <w:rFonts w:ascii="Times New Roman" w:hAnsi="Times New Roman"/>
          <w:b/>
          <w:iCs/>
          <w:sz w:val="28"/>
          <w:szCs w:val="28"/>
        </w:rPr>
      </w:pPr>
    </w:p>
    <w:p w14:paraId="42C5E231" w14:textId="77777777" w:rsidR="00406176" w:rsidRDefault="00406176" w:rsidP="00406176">
      <w:pPr>
        <w:contextualSpacing/>
        <w:jc w:val="center"/>
        <w:rPr>
          <w:rFonts w:ascii="Times New Roman" w:hAnsi="Times New Roman"/>
          <w:b/>
          <w:iCs/>
          <w:sz w:val="28"/>
          <w:szCs w:val="28"/>
        </w:rPr>
      </w:pPr>
    </w:p>
    <w:p w14:paraId="165828F7" w14:textId="77777777" w:rsidR="00406176" w:rsidRDefault="00406176" w:rsidP="00406176">
      <w:pPr>
        <w:contextualSpacing/>
        <w:jc w:val="center"/>
        <w:rPr>
          <w:rFonts w:ascii="Times New Roman" w:hAnsi="Times New Roman"/>
          <w:b/>
          <w:iCs/>
          <w:sz w:val="28"/>
          <w:szCs w:val="28"/>
        </w:rPr>
      </w:pPr>
    </w:p>
    <w:p w14:paraId="57E7F096" w14:textId="77777777" w:rsidR="00406176" w:rsidRDefault="00406176" w:rsidP="00406176">
      <w:pPr>
        <w:contextualSpacing/>
        <w:jc w:val="center"/>
        <w:rPr>
          <w:rFonts w:ascii="Times New Roman" w:hAnsi="Times New Roman"/>
          <w:b/>
          <w:iCs/>
          <w:sz w:val="28"/>
          <w:szCs w:val="28"/>
        </w:rPr>
      </w:pPr>
    </w:p>
    <w:p w14:paraId="08369118" w14:textId="77777777" w:rsidR="00406176" w:rsidRDefault="00406176" w:rsidP="00406176">
      <w:pPr>
        <w:contextualSpacing/>
        <w:jc w:val="center"/>
        <w:rPr>
          <w:rFonts w:ascii="Times New Roman" w:hAnsi="Times New Roman"/>
          <w:b/>
          <w:iCs/>
          <w:sz w:val="28"/>
          <w:szCs w:val="28"/>
        </w:rPr>
      </w:pPr>
    </w:p>
    <w:p w14:paraId="48FB6481" w14:textId="77777777" w:rsidR="00406176" w:rsidRDefault="00406176" w:rsidP="00406176">
      <w:pPr>
        <w:contextualSpacing/>
        <w:jc w:val="center"/>
        <w:rPr>
          <w:rFonts w:ascii="Times New Roman" w:hAnsi="Times New Roman"/>
          <w:b/>
          <w:iCs/>
          <w:sz w:val="28"/>
          <w:szCs w:val="28"/>
        </w:rPr>
      </w:pPr>
    </w:p>
    <w:p w14:paraId="3FA57C45" w14:textId="77777777" w:rsidR="00406176" w:rsidRDefault="00406176" w:rsidP="00406176">
      <w:pPr>
        <w:contextualSpacing/>
        <w:jc w:val="center"/>
        <w:rPr>
          <w:rFonts w:ascii="Times New Roman" w:hAnsi="Times New Roman"/>
          <w:b/>
          <w:iCs/>
          <w:sz w:val="28"/>
          <w:szCs w:val="28"/>
        </w:rPr>
      </w:pPr>
    </w:p>
    <w:p w14:paraId="0B6A76A6" w14:textId="0B4DDA72" w:rsidR="00406176" w:rsidRDefault="00406176" w:rsidP="00406176">
      <w:pPr>
        <w:contextualSpacing/>
        <w:jc w:val="center"/>
        <w:rPr>
          <w:ins w:id="5" w:author="Cláudio Nóbrega" w:date="2020-07-18T11:08:00Z"/>
          <w:rFonts w:ascii="Times New Roman" w:hAnsi="Times New Roman"/>
          <w:b/>
          <w:iCs/>
          <w:sz w:val="28"/>
          <w:szCs w:val="28"/>
        </w:rPr>
      </w:pPr>
    </w:p>
    <w:p w14:paraId="44C20C46" w14:textId="77777777" w:rsidR="005D458E" w:rsidRDefault="005D458E" w:rsidP="00406176">
      <w:pPr>
        <w:contextualSpacing/>
        <w:jc w:val="center"/>
        <w:rPr>
          <w:rFonts w:ascii="Times New Roman" w:hAnsi="Times New Roman"/>
          <w:b/>
          <w:iCs/>
          <w:sz w:val="28"/>
          <w:szCs w:val="28"/>
        </w:rPr>
      </w:pPr>
    </w:p>
    <w:p w14:paraId="602DD10D" w14:textId="4A9D30EB" w:rsidR="007E529B" w:rsidRPr="00710E4F" w:rsidRDefault="008464D8" w:rsidP="00406176">
      <w:pPr>
        <w:contextualSpacing/>
        <w:jc w:val="center"/>
        <w:rPr>
          <w:rFonts w:ascii="Times New Roman" w:hAnsi="Times New Roman"/>
          <w:b/>
          <w:iCs/>
          <w:sz w:val="28"/>
          <w:szCs w:val="28"/>
          <w:lang w:val="en-US"/>
          <w:rPrChange w:id="6" w:author="mario marques" w:date="2020-07-17T16:37:00Z">
            <w:rPr>
              <w:rFonts w:ascii="Times New Roman" w:hAnsi="Times New Roman"/>
              <w:b/>
              <w:iCs/>
              <w:sz w:val="28"/>
              <w:szCs w:val="28"/>
            </w:rPr>
          </w:rPrChange>
        </w:rPr>
      </w:pPr>
      <w:r w:rsidRPr="00710E4F">
        <w:rPr>
          <w:rFonts w:ascii="Times New Roman" w:hAnsi="Times New Roman"/>
          <w:b/>
          <w:iCs/>
          <w:sz w:val="28"/>
          <w:szCs w:val="28"/>
          <w:lang w:val="en-US"/>
          <w:rPrChange w:id="7" w:author="mario marques" w:date="2020-07-17T16:37:00Z">
            <w:rPr>
              <w:rFonts w:ascii="Times New Roman" w:hAnsi="Times New Roman"/>
              <w:b/>
              <w:iCs/>
              <w:sz w:val="28"/>
              <w:szCs w:val="28"/>
            </w:rPr>
          </w:rPrChange>
        </w:rPr>
        <w:lastRenderedPageBreak/>
        <w:t>ABSTRACT</w:t>
      </w:r>
    </w:p>
    <w:p w14:paraId="0DCEF32C" w14:textId="77777777" w:rsidR="00CF4C2D" w:rsidRPr="00CF4C2D" w:rsidRDefault="00CF4C2D" w:rsidP="00CF4C2D">
      <w:pPr>
        <w:rPr>
          <w:ins w:id="8" w:author="Cláudio Nóbrega" w:date="2020-07-18T10:32:00Z"/>
          <w:rFonts w:ascii="Times New Roman" w:hAnsi="Times New Roman"/>
          <w:rPrChange w:id="9" w:author="Cláudio Nóbrega" w:date="2020-07-18T10:32:00Z">
            <w:rPr>
              <w:ins w:id="10" w:author="Cláudio Nóbrega" w:date="2020-07-18T10:32:00Z"/>
            </w:rPr>
          </w:rPrChange>
        </w:rPr>
        <w:pPrChange w:id="11" w:author="Cláudio Nóbrega" w:date="2020-07-18T10:33:00Z">
          <w:pPr>
            <w:pStyle w:val="Pr-formataoHTML"/>
            <w:shd w:val="clear" w:color="auto" w:fill="F8F9FA"/>
            <w:spacing w:line="540" w:lineRule="atLeast"/>
          </w:pPr>
        </w:pPrChange>
      </w:pPr>
      <w:proofErr w:type="spellStart"/>
      <w:ins w:id="12" w:author="Cláudio Nóbrega" w:date="2020-07-18T10:32:00Z">
        <w:r w:rsidRPr="00CF4C2D">
          <w:rPr>
            <w:rFonts w:ascii="Times New Roman" w:hAnsi="Times New Roman"/>
            <w:rPrChange w:id="13" w:author="Cláudio Nóbrega" w:date="2020-07-18T10:32:00Z">
              <w:rPr>
                <w:lang w:val="en"/>
              </w:rPr>
            </w:rPrChange>
          </w:rPr>
          <w:t>This</w:t>
        </w:r>
        <w:proofErr w:type="spellEnd"/>
        <w:r w:rsidRPr="00CF4C2D">
          <w:rPr>
            <w:rFonts w:ascii="Times New Roman" w:hAnsi="Times New Roman"/>
            <w:rPrChange w:id="14" w:author="Cláudio Nóbrega" w:date="2020-07-18T10:32:00Z">
              <w:rPr>
                <w:lang w:val="en"/>
              </w:rPr>
            </w:rPrChange>
          </w:rPr>
          <w:t xml:space="preserve"> </w:t>
        </w:r>
        <w:proofErr w:type="spellStart"/>
        <w:r w:rsidRPr="00CF4C2D">
          <w:rPr>
            <w:rFonts w:ascii="Times New Roman" w:hAnsi="Times New Roman"/>
            <w:rPrChange w:id="15" w:author="Cláudio Nóbrega" w:date="2020-07-18T10:32:00Z">
              <w:rPr>
                <w:lang w:val="en"/>
              </w:rPr>
            </w:rPrChange>
          </w:rPr>
          <w:t>project</w:t>
        </w:r>
        <w:proofErr w:type="spellEnd"/>
        <w:r w:rsidRPr="00CF4C2D">
          <w:rPr>
            <w:rFonts w:ascii="Times New Roman" w:hAnsi="Times New Roman"/>
            <w:rPrChange w:id="16" w:author="Cláudio Nóbrega" w:date="2020-07-18T10:32:00Z">
              <w:rPr>
                <w:lang w:val="en"/>
              </w:rPr>
            </w:rPrChange>
          </w:rPr>
          <w:t xml:space="preserve"> </w:t>
        </w:r>
        <w:proofErr w:type="spellStart"/>
        <w:r w:rsidRPr="00CF4C2D">
          <w:rPr>
            <w:rFonts w:ascii="Times New Roman" w:hAnsi="Times New Roman"/>
            <w:rPrChange w:id="17" w:author="Cláudio Nóbrega" w:date="2020-07-18T10:32:00Z">
              <w:rPr>
                <w:lang w:val="en"/>
              </w:rPr>
            </w:rPrChange>
          </w:rPr>
          <w:t>provides</w:t>
        </w:r>
        <w:proofErr w:type="spellEnd"/>
        <w:r w:rsidRPr="00CF4C2D">
          <w:rPr>
            <w:rFonts w:ascii="Times New Roman" w:hAnsi="Times New Roman"/>
            <w:rPrChange w:id="18" w:author="Cláudio Nóbrega" w:date="2020-07-18T10:32:00Z">
              <w:rPr>
                <w:lang w:val="en"/>
              </w:rPr>
            </w:rPrChange>
          </w:rPr>
          <w:t xml:space="preserve"> </w:t>
        </w:r>
        <w:proofErr w:type="spellStart"/>
        <w:r w:rsidRPr="00CF4C2D">
          <w:rPr>
            <w:rFonts w:ascii="Times New Roman" w:hAnsi="Times New Roman"/>
            <w:rPrChange w:id="19" w:author="Cláudio Nóbrega" w:date="2020-07-18T10:32:00Z">
              <w:rPr>
                <w:lang w:val="en"/>
              </w:rPr>
            </w:rPrChange>
          </w:rPr>
          <w:t>information</w:t>
        </w:r>
        <w:proofErr w:type="spellEnd"/>
        <w:r w:rsidRPr="00CF4C2D">
          <w:rPr>
            <w:rFonts w:ascii="Times New Roman" w:hAnsi="Times New Roman"/>
            <w:rPrChange w:id="20" w:author="Cláudio Nóbrega" w:date="2020-07-18T10:32:00Z">
              <w:rPr>
                <w:lang w:val="en"/>
              </w:rPr>
            </w:rPrChange>
          </w:rPr>
          <w:t xml:space="preserve"> </w:t>
        </w:r>
        <w:proofErr w:type="spellStart"/>
        <w:r w:rsidRPr="00CF4C2D">
          <w:rPr>
            <w:rFonts w:ascii="Times New Roman" w:hAnsi="Times New Roman"/>
            <w:rPrChange w:id="21" w:author="Cláudio Nóbrega" w:date="2020-07-18T10:32:00Z">
              <w:rPr>
                <w:lang w:val="en"/>
              </w:rPr>
            </w:rPrChange>
          </w:rPr>
          <w:t>and</w:t>
        </w:r>
        <w:proofErr w:type="spellEnd"/>
        <w:r w:rsidRPr="00CF4C2D">
          <w:rPr>
            <w:rFonts w:ascii="Times New Roman" w:hAnsi="Times New Roman"/>
            <w:rPrChange w:id="22" w:author="Cláudio Nóbrega" w:date="2020-07-18T10:32:00Z">
              <w:rPr>
                <w:lang w:val="en"/>
              </w:rPr>
            </w:rPrChange>
          </w:rPr>
          <w:t xml:space="preserve"> </w:t>
        </w:r>
        <w:proofErr w:type="spellStart"/>
        <w:r w:rsidRPr="00CF4C2D">
          <w:rPr>
            <w:rFonts w:ascii="Times New Roman" w:hAnsi="Times New Roman"/>
            <w:rPrChange w:id="23" w:author="Cláudio Nóbrega" w:date="2020-07-18T10:32:00Z">
              <w:rPr>
                <w:lang w:val="en"/>
              </w:rPr>
            </w:rPrChange>
          </w:rPr>
          <w:t>solutions</w:t>
        </w:r>
        <w:proofErr w:type="spellEnd"/>
        <w:r w:rsidRPr="00CF4C2D">
          <w:rPr>
            <w:rFonts w:ascii="Times New Roman" w:hAnsi="Times New Roman"/>
            <w:rPrChange w:id="24" w:author="Cláudio Nóbrega" w:date="2020-07-18T10:32:00Z">
              <w:rPr>
                <w:lang w:val="en"/>
              </w:rPr>
            </w:rPrChange>
          </w:rPr>
          <w:t xml:space="preserve"> for software </w:t>
        </w:r>
        <w:proofErr w:type="spellStart"/>
        <w:r w:rsidRPr="00CF4C2D">
          <w:rPr>
            <w:rFonts w:ascii="Times New Roman" w:hAnsi="Times New Roman"/>
            <w:rPrChange w:id="25" w:author="Cláudio Nóbrega" w:date="2020-07-18T10:32:00Z">
              <w:rPr>
                <w:lang w:val="en"/>
              </w:rPr>
            </w:rPrChange>
          </w:rPr>
          <w:t>problems</w:t>
        </w:r>
        <w:proofErr w:type="spellEnd"/>
        <w:r w:rsidRPr="00CF4C2D">
          <w:rPr>
            <w:rFonts w:ascii="Times New Roman" w:hAnsi="Times New Roman"/>
            <w:rPrChange w:id="26" w:author="Cláudio Nóbrega" w:date="2020-07-18T10:32:00Z">
              <w:rPr>
                <w:lang w:val="en"/>
              </w:rPr>
            </w:rPrChange>
          </w:rPr>
          <w:t xml:space="preserve"> in </w:t>
        </w:r>
        <w:proofErr w:type="spellStart"/>
        <w:r w:rsidRPr="00CF4C2D">
          <w:rPr>
            <w:rFonts w:ascii="Times New Roman" w:hAnsi="Times New Roman"/>
            <w:rPrChange w:id="27" w:author="Cláudio Nóbrega" w:date="2020-07-18T10:32:00Z">
              <w:rPr>
                <w:lang w:val="en"/>
              </w:rPr>
            </w:rPrChange>
          </w:rPr>
          <w:t>the</w:t>
        </w:r>
        <w:proofErr w:type="spellEnd"/>
        <w:r w:rsidRPr="00CF4C2D">
          <w:rPr>
            <w:rFonts w:ascii="Times New Roman" w:hAnsi="Times New Roman"/>
            <w:rPrChange w:id="28" w:author="Cláudio Nóbrega" w:date="2020-07-18T10:32:00Z">
              <w:rPr>
                <w:lang w:val="en"/>
              </w:rPr>
            </w:rPrChange>
          </w:rPr>
          <w:t xml:space="preserve"> artificial </w:t>
        </w:r>
        <w:proofErr w:type="spellStart"/>
        <w:r w:rsidRPr="00CF4C2D">
          <w:rPr>
            <w:rFonts w:ascii="Times New Roman" w:hAnsi="Times New Roman"/>
            <w:rPrChange w:id="29" w:author="Cláudio Nóbrega" w:date="2020-07-18T10:32:00Z">
              <w:rPr>
                <w:lang w:val="en"/>
              </w:rPr>
            </w:rPrChange>
          </w:rPr>
          <w:t>intelligence</w:t>
        </w:r>
        <w:proofErr w:type="spellEnd"/>
        <w:r w:rsidRPr="00CF4C2D">
          <w:rPr>
            <w:rFonts w:ascii="Times New Roman" w:hAnsi="Times New Roman"/>
            <w:rPrChange w:id="30" w:author="Cláudio Nóbrega" w:date="2020-07-18T10:32:00Z">
              <w:rPr>
                <w:lang w:val="en"/>
              </w:rPr>
            </w:rPrChange>
          </w:rPr>
          <w:t xml:space="preserve"> </w:t>
        </w:r>
        <w:proofErr w:type="spellStart"/>
        <w:r w:rsidRPr="00CF4C2D">
          <w:rPr>
            <w:rFonts w:ascii="Times New Roman" w:hAnsi="Times New Roman"/>
            <w:rPrChange w:id="31" w:author="Cláudio Nóbrega" w:date="2020-07-18T10:32:00Z">
              <w:rPr>
                <w:lang w:val="en"/>
              </w:rPr>
            </w:rPrChange>
          </w:rPr>
          <w:t>area</w:t>
        </w:r>
        <w:proofErr w:type="spellEnd"/>
        <w:r w:rsidRPr="00CF4C2D">
          <w:rPr>
            <w:rFonts w:ascii="Times New Roman" w:hAnsi="Times New Roman"/>
            <w:rPrChange w:id="32" w:author="Cláudio Nóbrega" w:date="2020-07-18T10:32:00Z">
              <w:rPr>
                <w:lang w:val="en"/>
              </w:rPr>
            </w:rPrChange>
          </w:rPr>
          <w:t xml:space="preserve"> </w:t>
        </w:r>
        <w:proofErr w:type="spellStart"/>
        <w:r w:rsidRPr="00CF4C2D">
          <w:rPr>
            <w:rFonts w:ascii="Times New Roman" w:hAnsi="Times New Roman"/>
            <w:rPrChange w:id="33" w:author="Cláudio Nóbrega" w:date="2020-07-18T10:32:00Z">
              <w:rPr>
                <w:lang w:val="en"/>
              </w:rPr>
            </w:rPrChange>
          </w:rPr>
          <w:t>of</w:t>
        </w:r>
        <w:proofErr w:type="spellEnd"/>
        <w:r w:rsidRPr="00CF4C2D">
          <w:rPr>
            <w:rFonts w:ascii="Times New Roman" w:hAnsi="Times New Roman"/>
            <w:rPrChange w:id="34" w:author="Cláudio Nóbrega" w:date="2020-07-18T10:32:00Z">
              <w:rPr>
                <w:lang w:val="en"/>
              </w:rPr>
            </w:rPrChange>
          </w:rPr>
          <w:t xml:space="preserve"> ​​</w:t>
        </w:r>
        <w:proofErr w:type="spellStart"/>
        <w:r w:rsidRPr="00CF4C2D">
          <w:rPr>
            <w:rFonts w:ascii="Times New Roman" w:hAnsi="Times New Roman"/>
            <w:rPrChange w:id="35" w:author="Cláudio Nóbrega" w:date="2020-07-18T10:32:00Z">
              <w:rPr>
                <w:lang w:val="en"/>
              </w:rPr>
            </w:rPrChange>
          </w:rPr>
          <w:t>the</w:t>
        </w:r>
        <w:proofErr w:type="spellEnd"/>
        <w:r w:rsidRPr="00CF4C2D">
          <w:rPr>
            <w:rFonts w:ascii="Times New Roman" w:hAnsi="Times New Roman"/>
            <w:rPrChange w:id="36" w:author="Cláudio Nóbrega" w:date="2020-07-18T10:32:00Z">
              <w:rPr>
                <w:lang w:val="en"/>
              </w:rPr>
            </w:rPrChange>
          </w:rPr>
          <w:t xml:space="preserve"> </w:t>
        </w:r>
        <w:proofErr w:type="spellStart"/>
        <w:r w:rsidRPr="00CF4C2D">
          <w:rPr>
            <w:rFonts w:ascii="Times New Roman" w:hAnsi="Times New Roman"/>
            <w:rPrChange w:id="37" w:author="Cláudio Nóbrega" w:date="2020-07-18T10:32:00Z">
              <w:rPr>
                <w:lang w:val="en"/>
              </w:rPr>
            </w:rPrChange>
          </w:rPr>
          <w:t>vision</w:t>
        </w:r>
        <w:proofErr w:type="spellEnd"/>
        <w:r w:rsidRPr="00CF4C2D">
          <w:rPr>
            <w:rFonts w:ascii="Times New Roman" w:hAnsi="Times New Roman"/>
            <w:rPrChange w:id="38" w:author="Cláudio Nóbrega" w:date="2020-07-18T10:32:00Z">
              <w:rPr>
                <w:lang w:val="en"/>
              </w:rPr>
            </w:rPrChange>
          </w:rPr>
          <w:t xml:space="preserve"> </w:t>
        </w:r>
        <w:proofErr w:type="spellStart"/>
        <w:r w:rsidRPr="00CF4C2D">
          <w:rPr>
            <w:rFonts w:ascii="Times New Roman" w:hAnsi="Times New Roman"/>
            <w:rPrChange w:id="39" w:author="Cláudio Nóbrega" w:date="2020-07-18T10:32:00Z">
              <w:rPr>
                <w:lang w:val="en"/>
              </w:rPr>
            </w:rPrChange>
          </w:rPr>
          <w:t>group</w:t>
        </w:r>
        <w:proofErr w:type="spellEnd"/>
        <w:r w:rsidRPr="00CF4C2D">
          <w:rPr>
            <w:rFonts w:ascii="Times New Roman" w:hAnsi="Times New Roman"/>
            <w:rPrChange w:id="40" w:author="Cláudio Nóbrega" w:date="2020-07-18T10:32:00Z">
              <w:rPr>
                <w:lang w:val="en"/>
              </w:rPr>
            </w:rPrChange>
          </w:rPr>
          <w:t xml:space="preserve">. As it </w:t>
        </w:r>
        <w:proofErr w:type="spellStart"/>
        <w:r w:rsidRPr="00CF4C2D">
          <w:rPr>
            <w:rFonts w:ascii="Times New Roman" w:hAnsi="Times New Roman"/>
            <w:rPrChange w:id="41" w:author="Cláudio Nóbrega" w:date="2020-07-18T10:32:00Z">
              <w:rPr>
                <w:lang w:val="en"/>
              </w:rPr>
            </w:rPrChange>
          </w:rPr>
          <w:t>is</w:t>
        </w:r>
        <w:proofErr w:type="spellEnd"/>
        <w:r w:rsidRPr="00CF4C2D">
          <w:rPr>
            <w:rFonts w:ascii="Times New Roman" w:hAnsi="Times New Roman"/>
            <w:rPrChange w:id="42" w:author="Cláudio Nóbrega" w:date="2020-07-18T10:32:00Z">
              <w:rPr>
                <w:lang w:val="en"/>
              </w:rPr>
            </w:rPrChange>
          </w:rPr>
          <w:t xml:space="preserve"> a </w:t>
        </w:r>
        <w:proofErr w:type="spellStart"/>
        <w:r w:rsidRPr="00CF4C2D">
          <w:rPr>
            <w:rFonts w:ascii="Times New Roman" w:hAnsi="Times New Roman"/>
            <w:rPrChange w:id="43" w:author="Cláudio Nóbrega" w:date="2020-07-18T10:32:00Z">
              <w:rPr>
                <w:lang w:val="en"/>
              </w:rPr>
            </w:rPrChange>
          </w:rPr>
          <w:t>broad</w:t>
        </w:r>
        <w:proofErr w:type="spellEnd"/>
        <w:r w:rsidRPr="00CF4C2D">
          <w:rPr>
            <w:rFonts w:ascii="Times New Roman" w:hAnsi="Times New Roman"/>
            <w:rPrChange w:id="44" w:author="Cláudio Nóbrega" w:date="2020-07-18T10:32:00Z">
              <w:rPr>
                <w:lang w:val="en"/>
              </w:rPr>
            </w:rPrChange>
          </w:rPr>
          <w:t xml:space="preserve"> </w:t>
        </w:r>
        <w:proofErr w:type="spellStart"/>
        <w:r w:rsidRPr="00CF4C2D">
          <w:rPr>
            <w:rFonts w:ascii="Times New Roman" w:hAnsi="Times New Roman"/>
            <w:rPrChange w:id="45" w:author="Cláudio Nóbrega" w:date="2020-07-18T10:32:00Z">
              <w:rPr>
                <w:lang w:val="en"/>
              </w:rPr>
            </w:rPrChange>
          </w:rPr>
          <w:t>topic</w:t>
        </w:r>
        <w:proofErr w:type="spellEnd"/>
        <w:r w:rsidRPr="00CF4C2D">
          <w:rPr>
            <w:rFonts w:ascii="Times New Roman" w:hAnsi="Times New Roman"/>
            <w:rPrChange w:id="46" w:author="Cláudio Nóbrega" w:date="2020-07-18T10:32:00Z">
              <w:rPr>
                <w:lang w:val="en"/>
              </w:rPr>
            </w:rPrChange>
          </w:rPr>
          <w:t xml:space="preserve"> for </w:t>
        </w:r>
        <w:proofErr w:type="spellStart"/>
        <w:r w:rsidRPr="00CF4C2D">
          <w:rPr>
            <w:rFonts w:ascii="Times New Roman" w:hAnsi="Times New Roman"/>
            <w:rPrChange w:id="47" w:author="Cláudio Nóbrega" w:date="2020-07-18T10:32:00Z">
              <w:rPr>
                <w:lang w:val="en"/>
              </w:rPr>
            </w:rPrChange>
          </w:rPr>
          <w:t>exploration</w:t>
        </w:r>
        <w:proofErr w:type="spellEnd"/>
        <w:r w:rsidRPr="00CF4C2D">
          <w:rPr>
            <w:rFonts w:ascii="Times New Roman" w:hAnsi="Times New Roman"/>
            <w:rPrChange w:id="48" w:author="Cláudio Nóbrega" w:date="2020-07-18T10:32:00Z">
              <w:rPr>
                <w:lang w:val="en"/>
              </w:rPr>
            </w:rPrChange>
          </w:rPr>
          <w:t xml:space="preserve"> </w:t>
        </w:r>
        <w:proofErr w:type="spellStart"/>
        <w:r w:rsidRPr="00CF4C2D">
          <w:rPr>
            <w:rFonts w:ascii="Times New Roman" w:hAnsi="Times New Roman"/>
            <w:rPrChange w:id="49" w:author="Cláudio Nóbrega" w:date="2020-07-18T10:32:00Z">
              <w:rPr>
                <w:lang w:val="en"/>
              </w:rPr>
            </w:rPrChange>
          </w:rPr>
          <w:t>and</w:t>
        </w:r>
        <w:proofErr w:type="spellEnd"/>
        <w:r w:rsidRPr="00CF4C2D">
          <w:rPr>
            <w:rFonts w:ascii="Times New Roman" w:hAnsi="Times New Roman"/>
            <w:rPrChange w:id="50" w:author="Cláudio Nóbrega" w:date="2020-07-18T10:32:00Z">
              <w:rPr>
                <w:lang w:val="en"/>
              </w:rPr>
            </w:rPrChange>
          </w:rPr>
          <w:t xml:space="preserve"> </w:t>
        </w:r>
        <w:proofErr w:type="spellStart"/>
        <w:r w:rsidRPr="00CF4C2D">
          <w:rPr>
            <w:rFonts w:ascii="Times New Roman" w:hAnsi="Times New Roman"/>
            <w:rPrChange w:id="51" w:author="Cláudio Nóbrega" w:date="2020-07-18T10:32:00Z">
              <w:rPr>
                <w:lang w:val="en"/>
              </w:rPr>
            </w:rPrChange>
          </w:rPr>
          <w:t>development</w:t>
        </w:r>
        <w:proofErr w:type="spellEnd"/>
        <w:r w:rsidRPr="00CF4C2D">
          <w:rPr>
            <w:rFonts w:ascii="Times New Roman" w:hAnsi="Times New Roman"/>
            <w:rPrChange w:id="52" w:author="Cláudio Nóbrega" w:date="2020-07-18T10:32:00Z">
              <w:rPr>
                <w:lang w:val="en"/>
              </w:rPr>
            </w:rPrChange>
          </w:rPr>
          <w:t xml:space="preserve">, </w:t>
        </w:r>
        <w:proofErr w:type="spellStart"/>
        <w:r w:rsidRPr="00CF4C2D">
          <w:rPr>
            <w:rFonts w:ascii="Times New Roman" w:hAnsi="Times New Roman"/>
            <w:rPrChange w:id="53" w:author="Cláudio Nóbrega" w:date="2020-07-18T10:32:00Z">
              <w:rPr>
                <w:lang w:val="en"/>
              </w:rPr>
            </w:rPrChange>
          </w:rPr>
          <w:t>research</w:t>
        </w:r>
        <w:proofErr w:type="spellEnd"/>
        <w:r w:rsidRPr="00CF4C2D">
          <w:rPr>
            <w:rFonts w:ascii="Times New Roman" w:hAnsi="Times New Roman"/>
            <w:rPrChange w:id="54" w:author="Cláudio Nóbrega" w:date="2020-07-18T10:32:00Z">
              <w:rPr>
                <w:lang w:val="en"/>
              </w:rPr>
            </w:rPrChange>
          </w:rPr>
          <w:t xml:space="preserve"> </w:t>
        </w:r>
        <w:proofErr w:type="spellStart"/>
        <w:r w:rsidRPr="00CF4C2D">
          <w:rPr>
            <w:rFonts w:ascii="Times New Roman" w:hAnsi="Times New Roman"/>
            <w:rPrChange w:id="55" w:author="Cláudio Nóbrega" w:date="2020-07-18T10:32:00Z">
              <w:rPr>
                <w:lang w:val="en"/>
              </w:rPr>
            </w:rPrChange>
          </w:rPr>
          <w:t>was</w:t>
        </w:r>
        <w:proofErr w:type="spellEnd"/>
        <w:r w:rsidRPr="00CF4C2D">
          <w:rPr>
            <w:rFonts w:ascii="Times New Roman" w:hAnsi="Times New Roman"/>
            <w:rPrChange w:id="56" w:author="Cláudio Nóbrega" w:date="2020-07-18T10:32:00Z">
              <w:rPr>
                <w:lang w:val="en"/>
              </w:rPr>
            </w:rPrChange>
          </w:rPr>
          <w:t xml:space="preserve"> </w:t>
        </w:r>
        <w:proofErr w:type="spellStart"/>
        <w:r w:rsidRPr="00CF4C2D">
          <w:rPr>
            <w:rFonts w:ascii="Times New Roman" w:hAnsi="Times New Roman"/>
            <w:rPrChange w:id="57" w:author="Cláudio Nóbrega" w:date="2020-07-18T10:32:00Z">
              <w:rPr>
                <w:lang w:val="en"/>
              </w:rPr>
            </w:rPrChange>
          </w:rPr>
          <w:t>carried</w:t>
        </w:r>
        <w:proofErr w:type="spellEnd"/>
        <w:r w:rsidRPr="00CF4C2D">
          <w:rPr>
            <w:rFonts w:ascii="Times New Roman" w:hAnsi="Times New Roman"/>
            <w:rPrChange w:id="58" w:author="Cláudio Nóbrega" w:date="2020-07-18T10:32:00Z">
              <w:rPr>
                <w:lang w:val="en"/>
              </w:rPr>
            </w:rPrChange>
          </w:rPr>
          <w:t xml:space="preserve"> out </w:t>
        </w:r>
        <w:proofErr w:type="spellStart"/>
        <w:r w:rsidRPr="00CF4C2D">
          <w:rPr>
            <w:rFonts w:ascii="Times New Roman" w:hAnsi="Times New Roman"/>
            <w:rPrChange w:id="59" w:author="Cláudio Nóbrega" w:date="2020-07-18T10:32:00Z">
              <w:rPr>
                <w:lang w:val="en"/>
              </w:rPr>
            </w:rPrChange>
          </w:rPr>
          <w:t>regarding</w:t>
        </w:r>
        <w:proofErr w:type="spellEnd"/>
        <w:r w:rsidRPr="00CF4C2D">
          <w:rPr>
            <w:rFonts w:ascii="Times New Roman" w:hAnsi="Times New Roman"/>
            <w:rPrChange w:id="60" w:author="Cláudio Nóbrega" w:date="2020-07-18T10:32:00Z">
              <w:rPr>
                <w:lang w:val="en"/>
              </w:rPr>
            </w:rPrChange>
          </w:rPr>
          <w:t xml:space="preserve"> </w:t>
        </w:r>
        <w:proofErr w:type="spellStart"/>
        <w:r w:rsidRPr="00CF4C2D">
          <w:rPr>
            <w:rFonts w:ascii="Times New Roman" w:hAnsi="Times New Roman"/>
            <w:rPrChange w:id="61" w:author="Cláudio Nóbrega" w:date="2020-07-18T10:32:00Z">
              <w:rPr>
                <w:lang w:val="en"/>
              </w:rPr>
            </w:rPrChange>
          </w:rPr>
          <w:t>the</w:t>
        </w:r>
        <w:proofErr w:type="spellEnd"/>
        <w:r w:rsidRPr="00CF4C2D">
          <w:rPr>
            <w:rFonts w:ascii="Times New Roman" w:hAnsi="Times New Roman"/>
            <w:rPrChange w:id="62" w:author="Cláudio Nóbrega" w:date="2020-07-18T10:32:00Z">
              <w:rPr>
                <w:lang w:val="en"/>
              </w:rPr>
            </w:rPrChange>
          </w:rPr>
          <w:t xml:space="preserve"> capture </w:t>
        </w:r>
        <w:proofErr w:type="spellStart"/>
        <w:r w:rsidRPr="00CF4C2D">
          <w:rPr>
            <w:rFonts w:ascii="Times New Roman" w:hAnsi="Times New Roman"/>
            <w:rPrChange w:id="63" w:author="Cláudio Nóbrega" w:date="2020-07-18T10:32:00Z">
              <w:rPr>
                <w:lang w:val="en"/>
              </w:rPr>
            </w:rPrChange>
          </w:rPr>
          <w:t>of</w:t>
        </w:r>
        <w:proofErr w:type="spellEnd"/>
        <w:r w:rsidRPr="00CF4C2D">
          <w:rPr>
            <w:rFonts w:ascii="Times New Roman" w:hAnsi="Times New Roman"/>
            <w:rPrChange w:id="64" w:author="Cláudio Nóbrega" w:date="2020-07-18T10:32:00Z">
              <w:rPr>
                <w:lang w:val="en"/>
              </w:rPr>
            </w:rPrChange>
          </w:rPr>
          <w:t xml:space="preserve"> </w:t>
        </w:r>
        <w:proofErr w:type="spellStart"/>
        <w:r w:rsidRPr="00CF4C2D">
          <w:rPr>
            <w:rFonts w:ascii="Times New Roman" w:hAnsi="Times New Roman"/>
            <w:rPrChange w:id="65" w:author="Cláudio Nóbrega" w:date="2020-07-18T10:32:00Z">
              <w:rPr>
                <w:lang w:val="en"/>
              </w:rPr>
            </w:rPrChange>
          </w:rPr>
          <w:t>images</w:t>
        </w:r>
        <w:proofErr w:type="spellEnd"/>
        <w:r w:rsidRPr="00CF4C2D">
          <w:rPr>
            <w:rFonts w:ascii="Times New Roman" w:hAnsi="Times New Roman"/>
            <w:rPrChange w:id="66" w:author="Cláudio Nóbrega" w:date="2020-07-18T10:32:00Z">
              <w:rPr>
                <w:lang w:val="en"/>
              </w:rPr>
            </w:rPrChange>
          </w:rPr>
          <w:t xml:space="preserve"> </w:t>
        </w:r>
        <w:proofErr w:type="spellStart"/>
        <w:r w:rsidRPr="00CF4C2D">
          <w:rPr>
            <w:rFonts w:ascii="Times New Roman" w:hAnsi="Times New Roman"/>
            <w:rPrChange w:id="67" w:author="Cláudio Nóbrega" w:date="2020-07-18T10:32:00Z">
              <w:rPr>
                <w:lang w:val="en"/>
              </w:rPr>
            </w:rPrChange>
          </w:rPr>
          <w:t>through</w:t>
        </w:r>
        <w:proofErr w:type="spellEnd"/>
        <w:r w:rsidRPr="00CF4C2D">
          <w:rPr>
            <w:rFonts w:ascii="Times New Roman" w:hAnsi="Times New Roman"/>
            <w:rPrChange w:id="68" w:author="Cláudio Nóbrega" w:date="2020-07-18T10:32:00Z">
              <w:rPr>
                <w:lang w:val="en"/>
              </w:rPr>
            </w:rPrChange>
          </w:rPr>
          <w:t xml:space="preserve"> a </w:t>
        </w:r>
        <w:proofErr w:type="spellStart"/>
        <w:r w:rsidRPr="00CF4C2D">
          <w:rPr>
            <w:rFonts w:ascii="Times New Roman" w:hAnsi="Times New Roman"/>
            <w:rPrChange w:id="69" w:author="Cláudio Nóbrega" w:date="2020-07-18T10:32:00Z">
              <w:rPr>
                <w:lang w:val="en"/>
              </w:rPr>
            </w:rPrChange>
          </w:rPr>
          <w:t>camera</w:t>
        </w:r>
        <w:proofErr w:type="spellEnd"/>
        <w:r w:rsidRPr="00CF4C2D">
          <w:rPr>
            <w:rFonts w:ascii="Times New Roman" w:hAnsi="Times New Roman"/>
            <w:rPrChange w:id="70" w:author="Cláudio Nóbrega" w:date="2020-07-18T10:32:00Z">
              <w:rPr>
                <w:lang w:val="en"/>
              </w:rPr>
            </w:rPrChange>
          </w:rPr>
          <w:t xml:space="preserve"> </w:t>
        </w:r>
        <w:proofErr w:type="spellStart"/>
        <w:r w:rsidRPr="00CF4C2D">
          <w:rPr>
            <w:rFonts w:ascii="Times New Roman" w:hAnsi="Times New Roman"/>
            <w:rPrChange w:id="71" w:author="Cláudio Nóbrega" w:date="2020-07-18T10:32:00Z">
              <w:rPr>
                <w:lang w:val="en"/>
              </w:rPr>
            </w:rPrChange>
          </w:rPr>
          <w:t>with</w:t>
        </w:r>
        <w:proofErr w:type="spellEnd"/>
        <w:r w:rsidRPr="00CF4C2D">
          <w:rPr>
            <w:rFonts w:ascii="Times New Roman" w:hAnsi="Times New Roman"/>
            <w:rPrChange w:id="72" w:author="Cláudio Nóbrega" w:date="2020-07-18T10:32:00Z">
              <w:rPr>
                <w:lang w:val="en"/>
              </w:rPr>
            </w:rPrChange>
          </w:rPr>
          <w:t xml:space="preserve"> </w:t>
        </w:r>
        <w:proofErr w:type="spellStart"/>
        <w:r w:rsidRPr="00CF4C2D">
          <w:rPr>
            <w:rFonts w:ascii="Times New Roman" w:hAnsi="Times New Roman"/>
            <w:rPrChange w:id="73" w:author="Cláudio Nóbrega" w:date="2020-07-18T10:32:00Z">
              <w:rPr>
                <w:lang w:val="en"/>
              </w:rPr>
            </w:rPrChange>
          </w:rPr>
          <w:t>the</w:t>
        </w:r>
        <w:proofErr w:type="spellEnd"/>
        <w:r w:rsidRPr="00CF4C2D">
          <w:rPr>
            <w:rFonts w:ascii="Times New Roman" w:hAnsi="Times New Roman"/>
            <w:rPrChange w:id="74" w:author="Cláudio Nóbrega" w:date="2020-07-18T10:32:00Z">
              <w:rPr>
                <w:lang w:val="en"/>
              </w:rPr>
            </w:rPrChange>
          </w:rPr>
          <w:t xml:space="preserve"> </w:t>
        </w:r>
        <w:proofErr w:type="spellStart"/>
        <w:r w:rsidRPr="00CF4C2D">
          <w:rPr>
            <w:rFonts w:ascii="Times New Roman" w:hAnsi="Times New Roman"/>
            <w:rPrChange w:id="75" w:author="Cláudio Nóbrega" w:date="2020-07-18T10:32:00Z">
              <w:rPr>
                <w:lang w:val="en"/>
              </w:rPr>
            </w:rPrChange>
          </w:rPr>
          <w:t>objective</w:t>
        </w:r>
        <w:proofErr w:type="spellEnd"/>
        <w:r w:rsidRPr="00CF4C2D">
          <w:rPr>
            <w:rFonts w:ascii="Times New Roman" w:hAnsi="Times New Roman"/>
            <w:rPrChange w:id="76" w:author="Cláudio Nóbrega" w:date="2020-07-18T10:32:00Z">
              <w:rPr>
                <w:lang w:val="en"/>
              </w:rPr>
            </w:rPrChange>
          </w:rPr>
          <w:t xml:space="preserve"> </w:t>
        </w:r>
        <w:proofErr w:type="spellStart"/>
        <w:r w:rsidRPr="00CF4C2D">
          <w:rPr>
            <w:rFonts w:ascii="Times New Roman" w:hAnsi="Times New Roman"/>
            <w:rPrChange w:id="77" w:author="Cláudio Nóbrega" w:date="2020-07-18T10:32:00Z">
              <w:rPr>
                <w:lang w:val="en"/>
              </w:rPr>
            </w:rPrChange>
          </w:rPr>
          <w:t>of</w:t>
        </w:r>
        <w:proofErr w:type="spellEnd"/>
        <w:r w:rsidRPr="00CF4C2D">
          <w:rPr>
            <w:rFonts w:ascii="Times New Roman" w:hAnsi="Times New Roman"/>
            <w:rPrChange w:id="78" w:author="Cláudio Nóbrega" w:date="2020-07-18T10:32:00Z">
              <w:rPr>
                <w:lang w:val="en"/>
              </w:rPr>
            </w:rPrChange>
          </w:rPr>
          <w:t xml:space="preserve"> </w:t>
        </w:r>
        <w:proofErr w:type="spellStart"/>
        <w:r w:rsidRPr="00CF4C2D">
          <w:rPr>
            <w:rFonts w:ascii="Times New Roman" w:hAnsi="Times New Roman"/>
            <w:rPrChange w:id="79" w:author="Cláudio Nóbrega" w:date="2020-07-18T10:32:00Z">
              <w:rPr>
                <w:lang w:val="en"/>
              </w:rPr>
            </w:rPrChange>
          </w:rPr>
          <w:t>recognizing</w:t>
        </w:r>
        <w:proofErr w:type="spellEnd"/>
        <w:r w:rsidRPr="00CF4C2D">
          <w:rPr>
            <w:rFonts w:ascii="Times New Roman" w:hAnsi="Times New Roman"/>
            <w:rPrChange w:id="80" w:author="Cláudio Nóbrega" w:date="2020-07-18T10:32:00Z">
              <w:rPr>
                <w:lang w:val="en"/>
              </w:rPr>
            </w:rPrChange>
          </w:rPr>
          <w:t xml:space="preserve"> faces </w:t>
        </w:r>
        <w:proofErr w:type="spellStart"/>
        <w:r w:rsidRPr="00CF4C2D">
          <w:rPr>
            <w:rFonts w:ascii="Times New Roman" w:hAnsi="Times New Roman"/>
            <w:rPrChange w:id="81" w:author="Cláudio Nóbrega" w:date="2020-07-18T10:32:00Z">
              <w:rPr>
                <w:lang w:val="en"/>
              </w:rPr>
            </w:rPrChange>
          </w:rPr>
          <w:t>and</w:t>
        </w:r>
        <w:proofErr w:type="spellEnd"/>
        <w:r w:rsidRPr="00CF4C2D">
          <w:rPr>
            <w:rFonts w:ascii="Times New Roman" w:hAnsi="Times New Roman"/>
            <w:rPrChange w:id="82" w:author="Cláudio Nóbrega" w:date="2020-07-18T10:32:00Z">
              <w:rPr>
                <w:lang w:val="en"/>
              </w:rPr>
            </w:rPrChange>
          </w:rPr>
          <w:t xml:space="preserve"> </w:t>
        </w:r>
        <w:proofErr w:type="spellStart"/>
        <w:r w:rsidRPr="00CF4C2D">
          <w:rPr>
            <w:rFonts w:ascii="Times New Roman" w:hAnsi="Times New Roman"/>
            <w:rPrChange w:id="83" w:author="Cláudio Nóbrega" w:date="2020-07-18T10:32:00Z">
              <w:rPr>
                <w:lang w:val="en"/>
              </w:rPr>
            </w:rPrChange>
          </w:rPr>
          <w:t>gestures</w:t>
        </w:r>
        <w:proofErr w:type="spellEnd"/>
        <w:r w:rsidRPr="00CF4C2D">
          <w:rPr>
            <w:rFonts w:ascii="Times New Roman" w:hAnsi="Times New Roman"/>
            <w:rPrChange w:id="84" w:author="Cláudio Nóbrega" w:date="2020-07-18T10:32:00Z">
              <w:rPr>
                <w:lang w:val="en"/>
              </w:rPr>
            </w:rPrChange>
          </w:rPr>
          <w:t xml:space="preserve">. </w:t>
        </w:r>
        <w:proofErr w:type="spellStart"/>
        <w:r w:rsidRPr="00CF4C2D">
          <w:rPr>
            <w:rFonts w:ascii="Times New Roman" w:hAnsi="Times New Roman"/>
            <w:rPrChange w:id="85" w:author="Cláudio Nóbrega" w:date="2020-07-18T10:32:00Z">
              <w:rPr>
                <w:lang w:val="en"/>
              </w:rPr>
            </w:rPrChange>
          </w:rPr>
          <w:t>From</w:t>
        </w:r>
        <w:proofErr w:type="spellEnd"/>
        <w:r w:rsidRPr="00CF4C2D">
          <w:rPr>
            <w:rFonts w:ascii="Times New Roman" w:hAnsi="Times New Roman"/>
            <w:rPrChange w:id="86" w:author="Cláudio Nóbrega" w:date="2020-07-18T10:32:00Z">
              <w:rPr>
                <w:lang w:val="en"/>
              </w:rPr>
            </w:rPrChange>
          </w:rPr>
          <w:t xml:space="preserve"> </w:t>
        </w:r>
        <w:proofErr w:type="spellStart"/>
        <w:r w:rsidRPr="00CF4C2D">
          <w:rPr>
            <w:rFonts w:ascii="Times New Roman" w:hAnsi="Times New Roman"/>
            <w:rPrChange w:id="87" w:author="Cláudio Nóbrega" w:date="2020-07-18T10:32:00Z">
              <w:rPr>
                <w:lang w:val="en"/>
              </w:rPr>
            </w:rPrChange>
          </w:rPr>
          <w:t>there</w:t>
        </w:r>
        <w:proofErr w:type="spellEnd"/>
        <w:r w:rsidRPr="00CF4C2D">
          <w:rPr>
            <w:rFonts w:ascii="Times New Roman" w:hAnsi="Times New Roman"/>
            <w:rPrChange w:id="88" w:author="Cláudio Nóbrega" w:date="2020-07-18T10:32:00Z">
              <w:rPr>
                <w:lang w:val="en"/>
              </w:rPr>
            </w:rPrChange>
          </w:rPr>
          <w:t xml:space="preserve">, software </w:t>
        </w:r>
        <w:proofErr w:type="spellStart"/>
        <w:r w:rsidRPr="00CF4C2D">
          <w:rPr>
            <w:rFonts w:ascii="Times New Roman" w:hAnsi="Times New Roman"/>
            <w:rPrChange w:id="89" w:author="Cláudio Nóbrega" w:date="2020-07-18T10:32:00Z">
              <w:rPr>
                <w:lang w:val="en"/>
              </w:rPr>
            </w:rPrChange>
          </w:rPr>
          <w:t>was</w:t>
        </w:r>
        <w:proofErr w:type="spellEnd"/>
        <w:r w:rsidRPr="00CF4C2D">
          <w:rPr>
            <w:rFonts w:ascii="Times New Roman" w:hAnsi="Times New Roman"/>
            <w:rPrChange w:id="90" w:author="Cláudio Nóbrega" w:date="2020-07-18T10:32:00Z">
              <w:rPr>
                <w:lang w:val="en"/>
              </w:rPr>
            </w:rPrChange>
          </w:rPr>
          <w:t xml:space="preserve"> </w:t>
        </w:r>
        <w:proofErr w:type="spellStart"/>
        <w:r w:rsidRPr="00CF4C2D">
          <w:rPr>
            <w:rFonts w:ascii="Times New Roman" w:hAnsi="Times New Roman"/>
            <w:rPrChange w:id="91" w:author="Cláudio Nóbrega" w:date="2020-07-18T10:32:00Z">
              <w:rPr>
                <w:lang w:val="en"/>
              </w:rPr>
            </w:rPrChange>
          </w:rPr>
          <w:t>modeled</w:t>
        </w:r>
        <w:proofErr w:type="spellEnd"/>
        <w:r w:rsidRPr="00CF4C2D">
          <w:rPr>
            <w:rFonts w:ascii="Times New Roman" w:hAnsi="Times New Roman"/>
            <w:rPrChange w:id="92" w:author="Cláudio Nóbrega" w:date="2020-07-18T10:32:00Z">
              <w:rPr>
                <w:lang w:val="en"/>
              </w:rPr>
            </w:rPrChange>
          </w:rPr>
          <w:t xml:space="preserve"> </w:t>
        </w:r>
        <w:proofErr w:type="spellStart"/>
        <w:r w:rsidRPr="00CF4C2D">
          <w:rPr>
            <w:rFonts w:ascii="Times New Roman" w:hAnsi="Times New Roman"/>
            <w:rPrChange w:id="93" w:author="Cláudio Nóbrega" w:date="2020-07-18T10:32:00Z">
              <w:rPr>
                <w:lang w:val="en"/>
              </w:rPr>
            </w:rPrChange>
          </w:rPr>
          <w:t>to</w:t>
        </w:r>
        <w:proofErr w:type="spellEnd"/>
        <w:r w:rsidRPr="00CF4C2D">
          <w:rPr>
            <w:rFonts w:ascii="Times New Roman" w:hAnsi="Times New Roman"/>
            <w:rPrChange w:id="94" w:author="Cláudio Nóbrega" w:date="2020-07-18T10:32:00Z">
              <w:rPr>
                <w:lang w:val="en"/>
              </w:rPr>
            </w:rPrChange>
          </w:rPr>
          <w:t xml:space="preserve"> </w:t>
        </w:r>
        <w:proofErr w:type="spellStart"/>
        <w:r w:rsidRPr="00CF4C2D">
          <w:rPr>
            <w:rFonts w:ascii="Times New Roman" w:hAnsi="Times New Roman"/>
            <w:rPrChange w:id="95" w:author="Cláudio Nóbrega" w:date="2020-07-18T10:32:00Z">
              <w:rPr>
                <w:lang w:val="en"/>
              </w:rPr>
            </w:rPrChange>
          </w:rPr>
          <w:t>meet</w:t>
        </w:r>
        <w:proofErr w:type="spellEnd"/>
        <w:r w:rsidRPr="00CF4C2D">
          <w:rPr>
            <w:rFonts w:ascii="Times New Roman" w:hAnsi="Times New Roman"/>
            <w:rPrChange w:id="96" w:author="Cláudio Nóbrega" w:date="2020-07-18T10:32:00Z">
              <w:rPr>
                <w:lang w:val="en"/>
              </w:rPr>
            </w:rPrChange>
          </w:rPr>
          <w:t xml:space="preserve"> </w:t>
        </w:r>
        <w:proofErr w:type="spellStart"/>
        <w:r w:rsidRPr="00CF4C2D">
          <w:rPr>
            <w:rFonts w:ascii="Times New Roman" w:hAnsi="Times New Roman"/>
            <w:rPrChange w:id="97" w:author="Cláudio Nóbrega" w:date="2020-07-18T10:32:00Z">
              <w:rPr>
                <w:lang w:val="en"/>
              </w:rPr>
            </w:rPrChange>
          </w:rPr>
          <w:t>this</w:t>
        </w:r>
        <w:proofErr w:type="spellEnd"/>
        <w:r w:rsidRPr="00CF4C2D">
          <w:rPr>
            <w:rFonts w:ascii="Times New Roman" w:hAnsi="Times New Roman"/>
            <w:rPrChange w:id="98" w:author="Cláudio Nóbrega" w:date="2020-07-18T10:32:00Z">
              <w:rPr>
                <w:lang w:val="en"/>
              </w:rPr>
            </w:rPrChange>
          </w:rPr>
          <w:t xml:space="preserve"> </w:t>
        </w:r>
        <w:proofErr w:type="spellStart"/>
        <w:r w:rsidRPr="00CF4C2D">
          <w:rPr>
            <w:rFonts w:ascii="Times New Roman" w:hAnsi="Times New Roman"/>
            <w:rPrChange w:id="99" w:author="Cláudio Nóbrega" w:date="2020-07-18T10:32:00Z">
              <w:rPr>
                <w:lang w:val="en"/>
              </w:rPr>
            </w:rPrChange>
          </w:rPr>
          <w:t>need</w:t>
        </w:r>
        <w:proofErr w:type="spellEnd"/>
        <w:r w:rsidRPr="00CF4C2D">
          <w:rPr>
            <w:rFonts w:ascii="Times New Roman" w:hAnsi="Times New Roman"/>
            <w:rPrChange w:id="100" w:author="Cláudio Nóbrega" w:date="2020-07-18T10:32:00Z">
              <w:rPr>
                <w:lang w:val="en"/>
              </w:rPr>
            </w:rPrChange>
          </w:rPr>
          <w:t xml:space="preserve">. For </w:t>
        </w:r>
        <w:proofErr w:type="spellStart"/>
        <w:r w:rsidRPr="00CF4C2D">
          <w:rPr>
            <w:rFonts w:ascii="Times New Roman" w:hAnsi="Times New Roman"/>
            <w:rPrChange w:id="101" w:author="Cláudio Nóbrega" w:date="2020-07-18T10:32:00Z">
              <w:rPr>
                <w:lang w:val="en"/>
              </w:rPr>
            </w:rPrChange>
          </w:rPr>
          <w:t>enhancement</w:t>
        </w:r>
        <w:proofErr w:type="spellEnd"/>
        <w:r w:rsidRPr="00CF4C2D">
          <w:rPr>
            <w:rFonts w:ascii="Times New Roman" w:hAnsi="Times New Roman"/>
            <w:rPrChange w:id="102" w:author="Cláudio Nóbrega" w:date="2020-07-18T10:32:00Z">
              <w:rPr>
                <w:lang w:val="en"/>
              </w:rPr>
            </w:rPrChange>
          </w:rPr>
          <w:t xml:space="preserve">, facial </w:t>
        </w:r>
        <w:proofErr w:type="spellStart"/>
        <w:r w:rsidRPr="00CF4C2D">
          <w:rPr>
            <w:rFonts w:ascii="Times New Roman" w:hAnsi="Times New Roman"/>
            <w:rPrChange w:id="103" w:author="Cláudio Nóbrega" w:date="2020-07-18T10:32:00Z">
              <w:rPr>
                <w:lang w:val="en"/>
              </w:rPr>
            </w:rPrChange>
          </w:rPr>
          <w:t>recognition</w:t>
        </w:r>
        <w:proofErr w:type="spellEnd"/>
        <w:r w:rsidRPr="00CF4C2D">
          <w:rPr>
            <w:rFonts w:ascii="Times New Roman" w:hAnsi="Times New Roman"/>
            <w:rPrChange w:id="104" w:author="Cláudio Nóbrega" w:date="2020-07-18T10:32:00Z">
              <w:rPr>
                <w:lang w:val="en"/>
              </w:rPr>
            </w:rPrChange>
          </w:rPr>
          <w:t xml:space="preserve"> </w:t>
        </w:r>
        <w:proofErr w:type="spellStart"/>
        <w:r w:rsidRPr="00CF4C2D">
          <w:rPr>
            <w:rFonts w:ascii="Times New Roman" w:hAnsi="Times New Roman"/>
            <w:rPrChange w:id="105" w:author="Cláudio Nóbrega" w:date="2020-07-18T10:32:00Z">
              <w:rPr>
                <w:lang w:val="en"/>
              </w:rPr>
            </w:rPrChange>
          </w:rPr>
          <w:t>libraries</w:t>
        </w:r>
        <w:proofErr w:type="spellEnd"/>
        <w:r w:rsidRPr="00CF4C2D">
          <w:rPr>
            <w:rFonts w:ascii="Times New Roman" w:hAnsi="Times New Roman"/>
            <w:rPrChange w:id="106" w:author="Cláudio Nóbrega" w:date="2020-07-18T10:32:00Z">
              <w:rPr>
                <w:lang w:val="en"/>
              </w:rPr>
            </w:rPrChange>
          </w:rPr>
          <w:t xml:space="preserve"> are </w:t>
        </w:r>
        <w:proofErr w:type="spellStart"/>
        <w:r w:rsidRPr="00CF4C2D">
          <w:rPr>
            <w:rFonts w:ascii="Times New Roman" w:hAnsi="Times New Roman"/>
            <w:rPrChange w:id="107" w:author="Cláudio Nóbrega" w:date="2020-07-18T10:32:00Z">
              <w:rPr>
                <w:lang w:val="en"/>
              </w:rPr>
            </w:rPrChange>
          </w:rPr>
          <w:t>used</w:t>
        </w:r>
        <w:proofErr w:type="spellEnd"/>
        <w:r w:rsidRPr="00CF4C2D">
          <w:rPr>
            <w:rFonts w:ascii="Times New Roman" w:hAnsi="Times New Roman"/>
            <w:rPrChange w:id="108" w:author="Cláudio Nóbrega" w:date="2020-07-18T10:32:00Z">
              <w:rPr>
                <w:lang w:val="en"/>
              </w:rPr>
            </w:rPrChange>
          </w:rPr>
          <w:t xml:space="preserve">. As </w:t>
        </w:r>
        <w:proofErr w:type="spellStart"/>
        <w:r w:rsidRPr="00CF4C2D">
          <w:rPr>
            <w:rFonts w:ascii="Times New Roman" w:hAnsi="Times New Roman"/>
            <w:rPrChange w:id="109" w:author="Cláudio Nóbrega" w:date="2020-07-18T10:32:00Z">
              <w:rPr>
                <w:lang w:val="en"/>
              </w:rPr>
            </w:rPrChange>
          </w:rPr>
          <w:t>there</w:t>
        </w:r>
        <w:proofErr w:type="spellEnd"/>
        <w:r w:rsidRPr="00CF4C2D">
          <w:rPr>
            <w:rFonts w:ascii="Times New Roman" w:hAnsi="Times New Roman"/>
            <w:rPrChange w:id="110" w:author="Cláudio Nóbrega" w:date="2020-07-18T10:32:00Z">
              <w:rPr>
                <w:lang w:val="en"/>
              </w:rPr>
            </w:rPrChange>
          </w:rPr>
          <w:t xml:space="preserve"> are no similar </w:t>
        </w:r>
        <w:proofErr w:type="spellStart"/>
        <w:r w:rsidRPr="00CF4C2D">
          <w:rPr>
            <w:rFonts w:ascii="Times New Roman" w:hAnsi="Times New Roman"/>
            <w:rPrChange w:id="111" w:author="Cláudio Nóbrega" w:date="2020-07-18T10:32:00Z">
              <w:rPr>
                <w:lang w:val="en"/>
              </w:rPr>
            </w:rPrChange>
          </w:rPr>
          <w:t>projects</w:t>
        </w:r>
        <w:proofErr w:type="spellEnd"/>
        <w:r w:rsidRPr="00CF4C2D">
          <w:rPr>
            <w:rFonts w:ascii="Times New Roman" w:hAnsi="Times New Roman"/>
            <w:rPrChange w:id="112" w:author="Cláudio Nóbrega" w:date="2020-07-18T10:32:00Z">
              <w:rPr>
                <w:lang w:val="en"/>
              </w:rPr>
            </w:rPrChange>
          </w:rPr>
          <w:t xml:space="preserve"> </w:t>
        </w:r>
        <w:proofErr w:type="spellStart"/>
        <w:r w:rsidRPr="00CF4C2D">
          <w:rPr>
            <w:rFonts w:ascii="Times New Roman" w:hAnsi="Times New Roman"/>
            <w:rPrChange w:id="113" w:author="Cláudio Nóbrega" w:date="2020-07-18T10:32:00Z">
              <w:rPr>
                <w:lang w:val="en"/>
              </w:rPr>
            </w:rPrChange>
          </w:rPr>
          <w:t>at</w:t>
        </w:r>
        <w:proofErr w:type="spellEnd"/>
        <w:r w:rsidRPr="00CF4C2D">
          <w:rPr>
            <w:rFonts w:ascii="Times New Roman" w:hAnsi="Times New Roman"/>
            <w:rPrChange w:id="114" w:author="Cláudio Nóbrega" w:date="2020-07-18T10:32:00Z">
              <w:rPr>
                <w:lang w:val="en"/>
              </w:rPr>
            </w:rPrChange>
          </w:rPr>
          <w:t xml:space="preserve"> Fatec Carapicuíba, </w:t>
        </w:r>
        <w:proofErr w:type="spellStart"/>
        <w:r w:rsidRPr="00CF4C2D">
          <w:rPr>
            <w:rFonts w:ascii="Times New Roman" w:hAnsi="Times New Roman"/>
            <w:rPrChange w:id="115" w:author="Cláudio Nóbrega" w:date="2020-07-18T10:32:00Z">
              <w:rPr>
                <w:lang w:val="en"/>
              </w:rPr>
            </w:rPrChange>
          </w:rPr>
          <w:t>this</w:t>
        </w:r>
        <w:proofErr w:type="spellEnd"/>
        <w:r w:rsidRPr="00CF4C2D">
          <w:rPr>
            <w:rFonts w:ascii="Times New Roman" w:hAnsi="Times New Roman"/>
            <w:rPrChange w:id="116" w:author="Cláudio Nóbrega" w:date="2020-07-18T10:32:00Z">
              <w:rPr>
                <w:lang w:val="en"/>
              </w:rPr>
            </w:rPrChange>
          </w:rPr>
          <w:t xml:space="preserve"> </w:t>
        </w:r>
        <w:proofErr w:type="spellStart"/>
        <w:r w:rsidRPr="00CF4C2D">
          <w:rPr>
            <w:rFonts w:ascii="Times New Roman" w:hAnsi="Times New Roman"/>
            <w:rPrChange w:id="117" w:author="Cláudio Nóbrega" w:date="2020-07-18T10:32:00Z">
              <w:rPr>
                <w:lang w:val="en"/>
              </w:rPr>
            </w:rPrChange>
          </w:rPr>
          <w:t>work</w:t>
        </w:r>
        <w:proofErr w:type="spellEnd"/>
        <w:r w:rsidRPr="00CF4C2D">
          <w:rPr>
            <w:rFonts w:ascii="Times New Roman" w:hAnsi="Times New Roman"/>
            <w:rPrChange w:id="118" w:author="Cláudio Nóbrega" w:date="2020-07-18T10:32:00Z">
              <w:rPr>
                <w:lang w:val="en"/>
              </w:rPr>
            </w:rPrChange>
          </w:rPr>
          <w:t xml:space="preserve"> </w:t>
        </w:r>
        <w:proofErr w:type="spellStart"/>
        <w:r w:rsidRPr="00CF4C2D">
          <w:rPr>
            <w:rFonts w:ascii="Times New Roman" w:hAnsi="Times New Roman"/>
            <w:rPrChange w:id="119" w:author="Cláudio Nóbrega" w:date="2020-07-18T10:32:00Z">
              <w:rPr>
                <w:lang w:val="en"/>
              </w:rPr>
            </w:rPrChange>
          </w:rPr>
          <w:t>will</w:t>
        </w:r>
        <w:proofErr w:type="spellEnd"/>
        <w:r w:rsidRPr="00CF4C2D">
          <w:rPr>
            <w:rFonts w:ascii="Times New Roman" w:hAnsi="Times New Roman"/>
            <w:rPrChange w:id="120" w:author="Cláudio Nóbrega" w:date="2020-07-18T10:32:00Z">
              <w:rPr>
                <w:lang w:val="en"/>
              </w:rPr>
            </w:rPrChange>
          </w:rPr>
          <w:t xml:space="preserve"> </w:t>
        </w:r>
        <w:proofErr w:type="spellStart"/>
        <w:r w:rsidRPr="00CF4C2D">
          <w:rPr>
            <w:rFonts w:ascii="Times New Roman" w:hAnsi="Times New Roman"/>
            <w:rPrChange w:id="121" w:author="Cláudio Nóbrega" w:date="2020-07-18T10:32:00Z">
              <w:rPr>
                <w:lang w:val="en"/>
              </w:rPr>
            </w:rPrChange>
          </w:rPr>
          <w:t>assist</w:t>
        </w:r>
        <w:proofErr w:type="spellEnd"/>
        <w:r w:rsidRPr="00CF4C2D">
          <w:rPr>
            <w:rFonts w:ascii="Times New Roman" w:hAnsi="Times New Roman"/>
            <w:rPrChange w:id="122" w:author="Cláudio Nóbrega" w:date="2020-07-18T10:32:00Z">
              <w:rPr>
                <w:lang w:val="en"/>
              </w:rPr>
            </w:rPrChange>
          </w:rPr>
          <w:t xml:space="preserve"> </w:t>
        </w:r>
        <w:proofErr w:type="spellStart"/>
        <w:r w:rsidRPr="00CF4C2D">
          <w:rPr>
            <w:rFonts w:ascii="Times New Roman" w:hAnsi="Times New Roman"/>
            <w:rPrChange w:id="123" w:author="Cláudio Nóbrega" w:date="2020-07-18T10:32:00Z">
              <w:rPr>
                <w:lang w:val="en"/>
              </w:rPr>
            </w:rPrChange>
          </w:rPr>
          <w:t>other</w:t>
        </w:r>
        <w:proofErr w:type="spellEnd"/>
        <w:r w:rsidRPr="00CF4C2D">
          <w:rPr>
            <w:rFonts w:ascii="Times New Roman" w:hAnsi="Times New Roman"/>
            <w:rPrChange w:id="124" w:author="Cláudio Nóbrega" w:date="2020-07-18T10:32:00Z">
              <w:rPr>
                <w:lang w:val="en"/>
              </w:rPr>
            </w:rPrChange>
          </w:rPr>
          <w:t xml:space="preserve"> </w:t>
        </w:r>
        <w:proofErr w:type="spellStart"/>
        <w:r w:rsidRPr="00CF4C2D">
          <w:rPr>
            <w:rFonts w:ascii="Times New Roman" w:hAnsi="Times New Roman"/>
            <w:rPrChange w:id="125" w:author="Cláudio Nóbrega" w:date="2020-07-18T10:32:00Z">
              <w:rPr>
                <w:lang w:val="en"/>
              </w:rPr>
            </w:rPrChange>
          </w:rPr>
          <w:t>developers</w:t>
        </w:r>
        <w:proofErr w:type="spellEnd"/>
        <w:r w:rsidRPr="00CF4C2D">
          <w:rPr>
            <w:rFonts w:ascii="Times New Roman" w:hAnsi="Times New Roman"/>
            <w:rPrChange w:id="126" w:author="Cláudio Nóbrega" w:date="2020-07-18T10:32:00Z">
              <w:rPr>
                <w:lang w:val="en"/>
              </w:rPr>
            </w:rPrChange>
          </w:rPr>
          <w:t xml:space="preserve"> for more </w:t>
        </w:r>
        <w:proofErr w:type="spellStart"/>
        <w:r w:rsidRPr="00CF4C2D">
          <w:rPr>
            <w:rFonts w:ascii="Times New Roman" w:hAnsi="Times New Roman"/>
            <w:rPrChange w:id="127" w:author="Cláudio Nóbrega" w:date="2020-07-18T10:32:00Z">
              <w:rPr>
                <w:lang w:val="en"/>
              </w:rPr>
            </w:rPrChange>
          </w:rPr>
          <w:t>implementations</w:t>
        </w:r>
        <w:proofErr w:type="spellEnd"/>
        <w:r w:rsidRPr="00CF4C2D">
          <w:rPr>
            <w:rFonts w:ascii="Times New Roman" w:hAnsi="Times New Roman"/>
            <w:rPrChange w:id="128" w:author="Cláudio Nóbrega" w:date="2020-07-18T10:32:00Z">
              <w:rPr>
                <w:lang w:val="en"/>
              </w:rPr>
            </w:rPrChange>
          </w:rPr>
          <w:t xml:space="preserve"> </w:t>
        </w:r>
        <w:proofErr w:type="spellStart"/>
        <w:r w:rsidRPr="00CF4C2D">
          <w:rPr>
            <w:rFonts w:ascii="Times New Roman" w:hAnsi="Times New Roman"/>
            <w:rPrChange w:id="129" w:author="Cláudio Nóbrega" w:date="2020-07-18T10:32:00Z">
              <w:rPr>
                <w:lang w:val="en"/>
              </w:rPr>
            </w:rPrChange>
          </w:rPr>
          <w:t>and</w:t>
        </w:r>
        <w:proofErr w:type="spellEnd"/>
        <w:r w:rsidRPr="00CF4C2D">
          <w:rPr>
            <w:rFonts w:ascii="Times New Roman" w:hAnsi="Times New Roman"/>
            <w:rPrChange w:id="130" w:author="Cláudio Nóbrega" w:date="2020-07-18T10:32:00Z">
              <w:rPr>
                <w:lang w:val="en"/>
              </w:rPr>
            </w:rPrChange>
          </w:rPr>
          <w:t xml:space="preserve"> </w:t>
        </w:r>
        <w:proofErr w:type="spellStart"/>
        <w:r w:rsidRPr="00CF4C2D">
          <w:rPr>
            <w:rFonts w:ascii="Times New Roman" w:hAnsi="Times New Roman"/>
            <w:rPrChange w:id="131" w:author="Cláudio Nóbrega" w:date="2020-07-18T10:32:00Z">
              <w:rPr>
                <w:lang w:val="en"/>
              </w:rPr>
            </w:rPrChange>
          </w:rPr>
          <w:t>applications</w:t>
        </w:r>
        <w:proofErr w:type="spellEnd"/>
        <w:r w:rsidRPr="00CF4C2D">
          <w:rPr>
            <w:rFonts w:ascii="Times New Roman" w:hAnsi="Times New Roman"/>
            <w:rPrChange w:id="132" w:author="Cláudio Nóbrega" w:date="2020-07-18T10:32:00Z">
              <w:rPr>
                <w:lang w:val="en"/>
              </w:rPr>
            </w:rPrChange>
          </w:rPr>
          <w:t xml:space="preserve">. It </w:t>
        </w:r>
        <w:proofErr w:type="spellStart"/>
        <w:r w:rsidRPr="00CF4C2D">
          <w:rPr>
            <w:rFonts w:ascii="Times New Roman" w:hAnsi="Times New Roman"/>
            <w:rPrChange w:id="133" w:author="Cláudio Nóbrega" w:date="2020-07-18T10:32:00Z">
              <w:rPr>
                <w:lang w:val="en"/>
              </w:rPr>
            </w:rPrChange>
          </w:rPr>
          <w:t>appears</w:t>
        </w:r>
        <w:proofErr w:type="spellEnd"/>
        <w:r w:rsidRPr="00CF4C2D">
          <w:rPr>
            <w:rFonts w:ascii="Times New Roman" w:hAnsi="Times New Roman"/>
            <w:rPrChange w:id="134" w:author="Cláudio Nóbrega" w:date="2020-07-18T10:32:00Z">
              <w:rPr>
                <w:lang w:val="en"/>
              </w:rPr>
            </w:rPrChange>
          </w:rPr>
          <w:t xml:space="preserve"> </w:t>
        </w:r>
        <w:proofErr w:type="spellStart"/>
        <w:r w:rsidRPr="00CF4C2D">
          <w:rPr>
            <w:rFonts w:ascii="Times New Roman" w:hAnsi="Times New Roman"/>
            <w:rPrChange w:id="135" w:author="Cláudio Nóbrega" w:date="2020-07-18T10:32:00Z">
              <w:rPr>
                <w:lang w:val="en"/>
              </w:rPr>
            </w:rPrChange>
          </w:rPr>
          <w:t>that</w:t>
        </w:r>
        <w:proofErr w:type="spellEnd"/>
        <w:r w:rsidRPr="00CF4C2D">
          <w:rPr>
            <w:rFonts w:ascii="Times New Roman" w:hAnsi="Times New Roman"/>
            <w:rPrChange w:id="136" w:author="Cláudio Nóbrega" w:date="2020-07-18T10:32:00Z">
              <w:rPr>
                <w:lang w:val="en"/>
              </w:rPr>
            </w:rPrChange>
          </w:rPr>
          <w:t xml:space="preserve"> </w:t>
        </w:r>
        <w:proofErr w:type="spellStart"/>
        <w:r w:rsidRPr="00CF4C2D">
          <w:rPr>
            <w:rFonts w:ascii="Times New Roman" w:hAnsi="Times New Roman"/>
            <w:rPrChange w:id="137" w:author="Cláudio Nóbrega" w:date="2020-07-18T10:32:00Z">
              <w:rPr>
                <w:lang w:val="en"/>
              </w:rPr>
            </w:rPrChange>
          </w:rPr>
          <w:t>an</w:t>
        </w:r>
        <w:proofErr w:type="spellEnd"/>
        <w:r w:rsidRPr="00CF4C2D">
          <w:rPr>
            <w:rFonts w:ascii="Times New Roman" w:hAnsi="Times New Roman"/>
            <w:rPrChange w:id="138" w:author="Cláudio Nóbrega" w:date="2020-07-18T10:32:00Z">
              <w:rPr>
                <w:lang w:val="en"/>
              </w:rPr>
            </w:rPrChange>
          </w:rPr>
          <w:t xml:space="preserve"> </w:t>
        </w:r>
        <w:proofErr w:type="spellStart"/>
        <w:r w:rsidRPr="00CF4C2D">
          <w:rPr>
            <w:rFonts w:ascii="Times New Roman" w:hAnsi="Times New Roman"/>
            <w:rPrChange w:id="139" w:author="Cláudio Nóbrega" w:date="2020-07-18T10:32:00Z">
              <w:rPr>
                <w:lang w:val="en"/>
              </w:rPr>
            </w:rPrChange>
          </w:rPr>
          <w:t>implementation</w:t>
        </w:r>
        <w:proofErr w:type="spellEnd"/>
        <w:r w:rsidRPr="00CF4C2D">
          <w:rPr>
            <w:rFonts w:ascii="Times New Roman" w:hAnsi="Times New Roman"/>
            <w:rPrChange w:id="140" w:author="Cláudio Nóbrega" w:date="2020-07-18T10:32:00Z">
              <w:rPr>
                <w:lang w:val="en"/>
              </w:rPr>
            </w:rPrChange>
          </w:rPr>
          <w:t xml:space="preserve"> </w:t>
        </w:r>
        <w:proofErr w:type="spellStart"/>
        <w:r w:rsidRPr="00CF4C2D">
          <w:rPr>
            <w:rFonts w:ascii="Times New Roman" w:hAnsi="Times New Roman"/>
            <w:rPrChange w:id="141" w:author="Cláudio Nóbrega" w:date="2020-07-18T10:32:00Z">
              <w:rPr>
                <w:lang w:val="en"/>
              </w:rPr>
            </w:rPrChange>
          </w:rPr>
          <w:t>of</w:t>
        </w:r>
        <w:proofErr w:type="spellEnd"/>
        <w:r w:rsidRPr="00CF4C2D">
          <w:rPr>
            <w:rFonts w:ascii="Times New Roman" w:hAnsi="Times New Roman"/>
            <w:rPrChange w:id="142" w:author="Cláudio Nóbrega" w:date="2020-07-18T10:32:00Z">
              <w:rPr>
                <w:lang w:val="en"/>
              </w:rPr>
            </w:rPrChange>
          </w:rPr>
          <w:t xml:space="preserve"> </w:t>
        </w:r>
        <w:proofErr w:type="spellStart"/>
        <w:r w:rsidRPr="00CF4C2D">
          <w:rPr>
            <w:rFonts w:ascii="Times New Roman" w:hAnsi="Times New Roman"/>
            <w:rPrChange w:id="143" w:author="Cláudio Nóbrega" w:date="2020-07-18T10:32:00Z">
              <w:rPr>
                <w:lang w:val="en"/>
              </w:rPr>
            </w:rPrChange>
          </w:rPr>
          <w:t>this</w:t>
        </w:r>
        <w:proofErr w:type="spellEnd"/>
        <w:r w:rsidRPr="00CF4C2D">
          <w:rPr>
            <w:rFonts w:ascii="Times New Roman" w:hAnsi="Times New Roman"/>
            <w:rPrChange w:id="144" w:author="Cláudio Nóbrega" w:date="2020-07-18T10:32:00Z">
              <w:rPr>
                <w:lang w:val="en"/>
              </w:rPr>
            </w:rPrChange>
          </w:rPr>
          <w:t xml:space="preserve"> software </w:t>
        </w:r>
        <w:proofErr w:type="spellStart"/>
        <w:r w:rsidRPr="00CF4C2D">
          <w:rPr>
            <w:rFonts w:ascii="Times New Roman" w:hAnsi="Times New Roman"/>
            <w:rPrChange w:id="145" w:author="Cláudio Nóbrega" w:date="2020-07-18T10:32:00Z">
              <w:rPr>
                <w:lang w:val="en"/>
              </w:rPr>
            </w:rPrChange>
          </w:rPr>
          <w:t>had</w:t>
        </w:r>
        <w:proofErr w:type="spellEnd"/>
        <w:r w:rsidRPr="00CF4C2D">
          <w:rPr>
            <w:rFonts w:ascii="Times New Roman" w:hAnsi="Times New Roman"/>
            <w:rPrChange w:id="146" w:author="Cláudio Nóbrega" w:date="2020-07-18T10:32:00Z">
              <w:rPr>
                <w:lang w:val="en"/>
              </w:rPr>
            </w:rPrChange>
          </w:rPr>
          <w:t xml:space="preserve"> </w:t>
        </w:r>
        <w:proofErr w:type="spellStart"/>
        <w:r w:rsidRPr="00CF4C2D">
          <w:rPr>
            <w:rFonts w:ascii="Times New Roman" w:hAnsi="Times New Roman"/>
            <w:rPrChange w:id="147" w:author="Cláudio Nóbrega" w:date="2020-07-18T10:32:00Z">
              <w:rPr>
                <w:lang w:val="en"/>
              </w:rPr>
            </w:rPrChange>
          </w:rPr>
          <w:t>significantly</w:t>
        </w:r>
        <w:proofErr w:type="spellEnd"/>
        <w:r w:rsidRPr="00CF4C2D">
          <w:rPr>
            <w:rFonts w:ascii="Times New Roman" w:hAnsi="Times New Roman"/>
            <w:rPrChange w:id="148" w:author="Cláudio Nóbrega" w:date="2020-07-18T10:32:00Z">
              <w:rPr>
                <w:lang w:val="en"/>
              </w:rPr>
            </w:rPrChange>
          </w:rPr>
          <w:t xml:space="preserve"> </w:t>
        </w:r>
        <w:proofErr w:type="spellStart"/>
        <w:r w:rsidRPr="00CF4C2D">
          <w:rPr>
            <w:rFonts w:ascii="Times New Roman" w:hAnsi="Times New Roman"/>
            <w:rPrChange w:id="149" w:author="Cláudio Nóbrega" w:date="2020-07-18T10:32:00Z">
              <w:rPr>
                <w:lang w:val="en"/>
              </w:rPr>
            </w:rPrChange>
          </w:rPr>
          <w:t>improved</w:t>
        </w:r>
        <w:proofErr w:type="spellEnd"/>
        <w:r w:rsidRPr="00CF4C2D">
          <w:rPr>
            <w:rFonts w:ascii="Times New Roman" w:hAnsi="Times New Roman"/>
            <w:rPrChange w:id="150" w:author="Cláudio Nóbrega" w:date="2020-07-18T10:32:00Z">
              <w:rPr>
                <w:lang w:val="en"/>
              </w:rPr>
            </w:rPrChange>
          </w:rPr>
          <w:t xml:space="preserve"> </w:t>
        </w:r>
        <w:proofErr w:type="spellStart"/>
        <w:r w:rsidRPr="00CF4C2D">
          <w:rPr>
            <w:rFonts w:ascii="Times New Roman" w:hAnsi="Times New Roman"/>
            <w:rPrChange w:id="151" w:author="Cláudio Nóbrega" w:date="2020-07-18T10:32:00Z">
              <w:rPr>
                <w:lang w:val="en"/>
              </w:rPr>
            </w:rPrChange>
          </w:rPr>
          <w:t>the</w:t>
        </w:r>
        <w:proofErr w:type="spellEnd"/>
        <w:r w:rsidRPr="00CF4C2D">
          <w:rPr>
            <w:rFonts w:ascii="Times New Roman" w:hAnsi="Times New Roman"/>
            <w:rPrChange w:id="152" w:author="Cláudio Nóbrega" w:date="2020-07-18T10:32:00Z">
              <w:rPr>
                <w:lang w:val="en"/>
              </w:rPr>
            </w:rPrChange>
          </w:rPr>
          <w:t xml:space="preserve"> </w:t>
        </w:r>
        <w:proofErr w:type="spellStart"/>
        <w:r w:rsidRPr="00CF4C2D">
          <w:rPr>
            <w:rFonts w:ascii="Times New Roman" w:hAnsi="Times New Roman"/>
            <w:rPrChange w:id="153" w:author="Cláudio Nóbrega" w:date="2020-07-18T10:32:00Z">
              <w:rPr>
                <w:lang w:val="en"/>
              </w:rPr>
            </w:rPrChange>
          </w:rPr>
          <w:t>interaction</w:t>
        </w:r>
        <w:proofErr w:type="spellEnd"/>
        <w:r w:rsidRPr="00CF4C2D">
          <w:rPr>
            <w:rFonts w:ascii="Times New Roman" w:hAnsi="Times New Roman"/>
            <w:rPrChange w:id="154" w:author="Cláudio Nóbrega" w:date="2020-07-18T10:32:00Z">
              <w:rPr>
                <w:lang w:val="en"/>
              </w:rPr>
            </w:rPrChange>
          </w:rPr>
          <w:t xml:space="preserve"> </w:t>
        </w:r>
        <w:proofErr w:type="spellStart"/>
        <w:r w:rsidRPr="00CF4C2D">
          <w:rPr>
            <w:rFonts w:ascii="Times New Roman" w:hAnsi="Times New Roman"/>
            <w:rPrChange w:id="155" w:author="Cláudio Nóbrega" w:date="2020-07-18T10:32:00Z">
              <w:rPr>
                <w:lang w:val="en"/>
              </w:rPr>
            </w:rPrChange>
          </w:rPr>
          <w:t>of</w:t>
        </w:r>
        <w:proofErr w:type="spellEnd"/>
        <w:r w:rsidRPr="00CF4C2D">
          <w:rPr>
            <w:rFonts w:ascii="Times New Roman" w:hAnsi="Times New Roman"/>
            <w:rPrChange w:id="156" w:author="Cláudio Nóbrega" w:date="2020-07-18T10:32:00Z">
              <w:rPr>
                <w:lang w:val="en"/>
              </w:rPr>
            </w:rPrChange>
          </w:rPr>
          <w:t xml:space="preserve"> Fatequino.</w:t>
        </w:r>
      </w:ins>
    </w:p>
    <w:p w14:paraId="6DB8EBED" w14:textId="4BDA3924" w:rsidR="00815294" w:rsidRPr="00710E4F" w:rsidDel="00CF4C2D" w:rsidRDefault="00815294" w:rsidP="00815294">
      <w:pPr>
        <w:rPr>
          <w:del w:id="157" w:author="Cláudio Nóbrega" w:date="2020-07-18T10:32:00Z"/>
          <w:rFonts w:ascii="Times New Roman" w:hAnsi="Times New Roman"/>
          <w:lang w:val="en-US"/>
          <w:rPrChange w:id="158" w:author="mario marques" w:date="2020-07-17T16:37:00Z">
            <w:rPr>
              <w:del w:id="159" w:author="Cláudio Nóbrega" w:date="2020-07-18T10:32:00Z"/>
              <w:rFonts w:ascii="Times New Roman" w:hAnsi="Times New Roman"/>
            </w:rPr>
          </w:rPrChange>
        </w:rPr>
      </w:pPr>
      <w:del w:id="160" w:author="Cláudio Nóbrega" w:date="2020-07-18T10:32:00Z">
        <w:r w:rsidRPr="00710E4F" w:rsidDel="00CF4C2D">
          <w:rPr>
            <w:rFonts w:ascii="Times New Roman" w:hAnsi="Times New Roman"/>
            <w:lang w:val="en-US"/>
            <w:rPrChange w:id="161" w:author="mario marques" w:date="2020-07-17T16:37:00Z">
              <w:rPr>
                <w:rFonts w:ascii="Times New Roman" w:hAnsi="Times New Roman"/>
              </w:rPr>
            </w:rPrChange>
          </w:rPr>
          <w:delText>This project brings information and solutions to problems in software in the artificial intelligence area of ​​the vision group. As it is a broad topic for exploration and development, research was carried out regarding the capture of images through a camera with the objective of recognizing faces and movements. From there, software was modeled to meet this need. A practical tool for this improvement is used in libraries for facial recognition. As there are no similar projects at Fatec Carapicuíba, this work will assist other developers for more implementations and applications. It appears that an implementation of this software had significantly improved the interaction of Fatequino.</w:delText>
        </w:r>
      </w:del>
    </w:p>
    <w:p w14:paraId="58B9C7DF" w14:textId="0E567887" w:rsidR="008464D8" w:rsidRPr="00710E4F" w:rsidRDefault="008464D8" w:rsidP="00A3683C">
      <w:pPr>
        <w:contextualSpacing/>
        <w:rPr>
          <w:rFonts w:ascii="Times New Roman" w:hAnsi="Times New Roman"/>
          <w:iCs/>
          <w:sz w:val="22"/>
          <w:szCs w:val="22"/>
          <w:lang w:val="en-US"/>
          <w:rPrChange w:id="162" w:author="mario marques" w:date="2020-07-17T16:37:00Z">
            <w:rPr>
              <w:rFonts w:ascii="Times New Roman" w:hAnsi="Times New Roman"/>
              <w:iCs/>
              <w:sz w:val="22"/>
              <w:szCs w:val="22"/>
            </w:rPr>
          </w:rPrChange>
        </w:rPr>
      </w:pPr>
    </w:p>
    <w:p w14:paraId="265A8BB1" w14:textId="7AADC510" w:rsidR="00406176" w:rsidRPr="00710E4F" w:rsidRDefault="00406176" w:rsidP="00A3683C">
      <w:pPr>
        <w:contextualSpacing/>
        <w:rPr>
          <w:rFonts w:ascii="Times New Roman" w:hAnsi="Times New Roman"/>
          <w:iCs/>
          <w:sz w:val="22"/>
          <w:szCs w:val="22"/>
          <w:lang w:val="en-US"/>
          <w:rPrChange w:id="163" w:author="mario marques" w:date="2020-07-17T16:37:00Z">
            <w:rPr>
              <w:rFonts w:ascii="Times New Roman" w:hAnsi="Times New Roman"/>
              <w:iCs/>
              <w:sz w:val="22"/>
              <w:szCs w:val="22"/>
            </w:rPr>
          </w:rPrChange>
        </w:rPr>
      </w:pPr>
    </w:p>
    <w:p w14:paraId="776DE6C1" w14:textId="4E3A6257" w:rsidR="00406176" w:rsidRPr="00710E4F" w:rsidRDefault="00406176" w:rsidP="00A3683C">
      <w:pPr>
        <w:contextualSpacing/>
        <w:rPr>
          <w:rFonts w:ascii="Times New Roman" w:hAnsi="Times New Roman"/>
          <w:iCs/>
          <w:sz w:val="22"/>
          <w:szCs w:val="22"/>
          <w:lang w:val="en-US"/>
          <w:rPrChange w:id="164" w:author="mario marques" w:date="2020-07-17T16:37:00Z">
            <w:rPr>
              <w:rFonts w:ascii="Times New Roman" w:hAnsi="Times New Roman"/>
              <w:iCs/>
              <w:sz w:val="22"/>
              <w:szCs w:val="22"/>
            </w:rPr>
          </w:rPrChange>
        </w:rPr>
      </w:pPr>
    </w:p>
    <w:p w14:paraId="30DB708F" w14:textId="77777777" w:rsidR="00406176" w:rsidRPr="00710E4F" w:rsidRDefault="00406176" w:rsidP="00A3683C">
      <w:pPr>
        <w:contextualSpacing/>
        <w:rPr>
          <w:rFonts w:ascii="Times New Roman" w:hAnsi="Times New Roman"/>
          <w:iCs/>
          <w:sz w:val="22"/>
          <w:szCs w:val="22"/>
          <w:lang w:val="en-US"/>
          <w:rPrChange w:id="165" w:author="mario marques" w:date="2020-07-17T16:37:00Z">
            <w:rPr>
              <w:rFonts w:ascii="Times New Roman" w:hAnsi="Times New Roman"/>
              <w:iCs/>
              <w:sz w:val="22"/>
              <w:szCs w:val="22"/>
            </w:rPr>
          </w:rPrChange>
        </w:rPr>
      </w:pPr>
    </w:p>
    <w:p w14:paraId="6A35A248" w14:textId="583E37E8" w:rsidR="007E529B" w:rsidRPr="00710E4F" w:rsidRDefault="008464D8" w:rsidP="00A3683C">
      <w:pPr>
        <w:rPr>
          <w:rFonts w:ascii="Times New Roman" w:hAnsi="Times New Roman"/>
          <w:b/>
          <w:iCs/>
          <w:sz w:val="28"/>
          <w:szCs w:val="28"/>
          <w:lang w:val="en-US"/>
          <w:rPrChange w:id="166" w:author="mario marques" w:date="2020-07-17T16:37:00Z">
            <w:rPr>
              <w:rFonts w:ascii="Times New Roman" w:hAnsi="Times New Roman"/>
              <w:b/>
              <w:iCs/>
              <w:sz w:val="28"/>
              <w:szCs w:val="28"/>
            </w:rPr>
          </w:rPrChange>
        </w:rPr>
      </w:pPr>
      <w:r w:rsidRPr="00406176">
        <w:rPr>
          <w:rFonts w:ascii="Times New Roman" w:hAnsi="Times New Roman"/>
          <w:b/>
          <w:iCs/>
          <w:lang w:val="en-US"/>
        </w:rPr>
        <w:t xml:space="preserve">Keywords: </w:t>
      </w:r>
      <w:r w:rsidR="00406176" w:rsidRPr="00406176">
        <w:rPr>
          <w:rFonts w:ascii="Times New Roman" w:hAnsi="Times New Roman"/>
          <w:b/>
          <w:iCs/>
          <w:lang w:val="en-US"/>
        </w:rPr>
        <w:t>Interaction. Software. Vision.</w:t>
      </w:r>
    </w:p>
    <w:p w14:paraId="269F900E" w14:textId="77777777" w:rsidR="007E529B" w:rsidRPr="00710E4F" w:rsidRDefault="007E529B" w:rsidP="00A3683C">
      <w:pPr>
        <w:rPr>
          <w:rFonts w:ascii="Times New Roman" w:hAnsi="Times New Roman"/>
          <w:lang w:val="en-US"/>
          <w:rPrChange w:id="167" w:author="mario marques" w:date="2020-07-17T16:37:00Z">
            <w:rPr>
              <w:rFonts w:ascii="Times New Roman" w:hAnsi="Times New Roman"/>
            </w:rPr>
          </w:rPrChange>
        </w:rPr>
      </w:pPr>
    </w:p>
    <w:p w14:paraId="52663224" w14:textId="77777777" w:rsidR="007E529B" w:rsidRPr="00710E4F" w:rsidRDefault="007E529B" w:rsidP="00A3683C">
      <w:pPr>
        <w:rPr>
          <w:lang w:val="en-US"/>
          <w:rPrChange w:id="168" w:author="mario marques" w:date="2020-07-17T16:37:00Z">
            <w:rPr/>
          </w:rPrChange>
        </w:rPr>
      </w:pPr>
    </w:p>
    <w:p w14:paraId="359E6CBD" w14:textId="77777777" w:rsidR="00006FA7" w:rsidRPr="00710E4F" w:rsidRDefault="00006FA7" w:rsidP="00A3683C">
      <w:pPr>
        <w:rPr>
          <w:lang w:val="en-US"/>
          <w:rPrChange w:id="169" w:author="mario marques" w:date="2020-07-17T16:37:00Z">
            <w:rPr/>
          </w:rPrChange>
        </w:rPr>
      </w:pPr>
    </w:p>
    <w:p w14:paraId="19BE6A73" w14:textId="77777777" w:rsidR="00006FA7" w:rsidRPr="00710E4F" w:rsidRDefault="00006FA7" w:rsidP="00A3683C">
      <w:pPr>
        <w:rPr>
          <w:lang w:val="en-US"/>
          <w:rPrChange w:id="170" w:author="mario marques" w:date="2020-07-17T16:37:00Z">
            <w:rPr/>
          </w:rPrChange>
        </w:rPr>
      </w:pPr>
    </w:p>
    <w:p w14:paraId="0F64E58D" w14:textId="77777777" w:rsidR="0000385C" w:rsidRPr="00710E4F" w:rsidRDefault="0000385C" w:rsidP="0000385C">
      <w:pPr>
        <w:jc w:val="center"/>
        <w:rPr>
          <w:rFonts w:ascii="Times New Roman" w:hAnsi="Times New Roman"/>
          <w:b/>
          <w:bCs/>
          <w:sz w:val="28"/>
          <w:szCs w:val="28"/>
          <w:lang w:val="en-US"/>
          <w:rPrChange w:id="171" w:author="mario marques" w:date="2020-07-17T16:37:00Z">
            <w:rPr>
              <w:rFonts w:ascii="Times New Roman" w:hAnsi="Times New Roman"/>
              <w:b/>
              <w:bCs/>
              <w:sz w:val="28"/>
              <w:szCs w:val="28"/>
            </w:rPr>
          </w:rPrChange>
        </w:rPr>
      </w:pPr>
    </w:p>
    <w:p w14:paraId="688628F7" w14:textId="77777777" w:rsidR="0000385C" w:rsidRPr="00710E4F" w:rsidRDefault="0000385C" w:rsidP="0000385C">
      <w:pPr>
        <w:jc w:val="center"/>
        <w:rPr>
          <w:rFonts w:ascii="Times New Roman" w:hAnsi="Times New Roman"/>
          <w:b/>
          <w:bCs/>
          <w:sz w:val="28"/>
          <w:szCs w:val="28"/>
          <w:lang w:val="en-US"/>
          <w:rPrChange w:id="172" w:author="mario marques" w:date="2020-07-17T16:37:00Z">
            <w:rPr>
              <w:rFonts w:ascii="Times New Roman" w:hAnsi="Times New Roman"/>
              <w:b/>
              <w:bCs/>
              <w:sz w:val="28"/>
              <w:szCs w:val="28"/>
            </w:rPr>
          </w:rPrChange>
        </w:rPr>
      </w:pPr>
    </w:p>
    <w:p w14:paraId="5DA281E2" w14:textId="77777777" w:rsidR="0000385C" w:rsidRPr="00710E4F" w:rsidRDefault="0000385C" w:rsidP="0000385C">
      <w:pPr>
        <w:jc w:val="center"/>
        <w:rPr>
          <w:rFonts w:ascii="Times New Roman" w:hAnsi="Times New Roman"/>
          <w:b/>
          <w:bCs/>
          <w:sz w:val="28"/>
          <w:szCs w:val="28"/>
          <w:lang w:val="en-US"/>
          <w:rPrChange w:id="173" w:author="mario marques" w:date="2020-07-17T16:37:00Z">
            <w:rPr>
              <w:rFonts w:ascii="Times New Roman" w:hAnsi="Times New Roman"/>
              <w:b/>
              <w:bCs/>
              <w:sz w:val="28"/>
              <w:szCs w:val="28"/>
            </w:rPr>
          </w:rPrChange>
        </w:rPr>
      </w:pPr>
    </w:p>
    <w:p w14:paraId="28F39E88" w14:textId="77777777" w:rsidR="0000385C" w:rsidRPr="00710E4F" w:rsidRDefault="0000385C" w:rsidP="0000385C">
      <w:pPr>
        <w:jc w:val="center"/>
        <w:rPr>
          <w:rFonts w:ascii="Times New Roman" w:hAnsi="Times New Roman"/>
          <w:b/>
          <w:bCs/>
          <w:sz w:val="28"/>
          <w:szCs w:val="28"/>
          <w:lang w:val="en-US"/>
          <w:rPrChange w:id="174" w:author="mario marques" w:date="2020-07-17T16:37:00Z">
            <w:rPr>
              <w:rFonts w:ascii="Times New Roman" w:hAnsi="Times New Roman"/>
              <w:b/>
              <w:bCs/>
              <w:sz w:val="28"/>
              <w:szCs w:val="28"/>
            </w:rPr>
          </w:rPrChange>
        </w:rPr>
      </w:pPr>
    </w:p>
    <w:p w14:paraId="48B28CC0" w14:textId="77777777" w:rsidR="0000385C" w:rsidRPr="00710E4F" w:rsidRDefault="0000385C" w:rsidP="0000385C">
      <w:pPr>
        <w:jc w:val="center"/>
        <w:rPr>
          <w:rFonts w:ascii="Times New Roman" w:hAnsi="Times New Roman"/>
          <w:b/>
          <w:bCs/>
          <w:sz w:val="28"/>
          <w:szCs w:val="28"/>
          <w:lang w:val="en-US"/>
          <w:rPrChange w:id="175" w:author="mario marques" w:date="2020-07-17T16:37:00Z">
            <w:rPr>
              <w:rFonts w:ascii="Times New Roman" w:hAnsi="Times New Roman"/>
              <w:b/>
              <w:bCs/>
              <w:sz w:val="28"/>
              <w:szCs w:val="28"/>
            </w:rPr>
          </w:rPrChange>
        </w:rPr>
      </w:pPr>
    </w:p>
    <w:p w14:paraId="0017A527" w14:textId="77777777" w:rsidR="0000385C" w:rsidRPr="00710E4F" w:rsidRDefault="0000385C" w:rsidP="0000385C">
      <w:pPr>
        <w:jc w:val="center"/>
        <w:rPr>
          <w:rFonts w:ascii="Times New Roman" w:hAnsi="Times New Roman"/>
          <w:b/>
          <w:bCs/>
          <w:sz w:val="28"/>
          <w:szCs w:val="28"/>
          <w:lang w:val="en-US"/>
          <w:rPrChange w:id="176" w:author="mario marques" w:date="2020-07-17T16:37:00Z">
            <w:rPr>
              <w:rFonts w:ascii="Times New Roman" w:hAnsi="Times New Roman"/>
              <w:b/>
              <w:bCs/>
              <w:sz w:val="28"/>
              <w:szCs w:val="28"/>
            </w:rPr>
          </w:rPrChange>
        </w:rPr>
      </w:pPr>
    </w:p>
    <w:p w14:paraId="53DFD7DF" w14:textId="77777777" w:rsidR="0000385C" w:rsidRPr="00710E4F" w:rsidRDefault="0000385C" w:rsidP="0000385C">
      <w:pPr>
        <w:jc w:val="center"/>
        <w:rPr>
          <w:rFonts w:ascii="Times New Roman" w:hAnsi="Times New Roman"/>
          <w:b/>
          <w:bCs/>
          <w:sz w:val="28"/>
          <w:szCs w:val="28"/>
          <w:lang w:val="en-US"/>
          <w:rPrChange w:id="177" w:author="mario marques" w:date="2020-07-17T16:37:00Z">
            <w:rPr>
              <w:rFonts w:ascii="Times New Roman" w:hAnsi="Times New Roman"/>
              <w:b/>
              <w:bCs/>
              <w:sz w:val="28"/>
              <w:szCs w:val="28"/>
            </w:rPr>
          </w:rPrChange>
        </w:rPr>
      </w:pPr>
    </w:p>
    <w:p w14:paraId="61C51AE1" w14:textId="77777777" w:rsidR="0000385C" w:rsidRPr="00710E4F" w:rsidRDefault="0000385C" w:rsidP="0000385C">
      <w:pPr>
        <w:jc w:val="center"/>
        <w:rPr>
          <w:rFonts w:ascii="Times New Roman" w:hAnsi="Times New Roman"/>
          <w:b/>
          <w:bCs/>
          <w:sz w:val="28"/>
          <w:szCs w:val="28"/>
          <w:lang w:val="en-US"/>
          <w:rPrChange w:id="178" w:author="mario marques" w:date="2020-07-17T16:37:00Z">
            <w:rPr>
              <w:rFonts w:ascii="Times New Roman" w:hAnsi="Times New Roman"/>
              <w:b/>
              <w:bCs/>
              <w:sz w:val="28"/>
              <w:szCs w:val="28"/>
            </w:rPr>
          </w:rPrChange>
        </w:rPr>
      </w:pPr>
    </w:p>
    <w:p w14:paraId="140E04DA" w14:textId="77777777" w:rsidR="0000385C" w:rsidRPr="00710E4F" w:rsidRDefault="0000385C" w:rsidP="0000385C">
      <w:pPr>
        <w:jc w:val="center"/>
        <w:rPr>
          <w:rFonts w:ascii="Times New Roman" w:hAnsi="Times New Roman"/>
          <w:b/>
          <w:bCs/>
          <w:sz w:val="28"/>
          <w:szCs w:val="28"/>
          <w:lang w:val="en-US"/>
          <w:rPrChange w:id="179" w:author="mario marques" w:date="2020-07-17T16:37:00Z">
            <w:rPr>
              <w:rFonts w:ascii="Times New Roman" w:hAnsi="Times New Roman"/>
              <w:b/>
              <w:bCs/>
              <w:sz w:val="28"/>
              <w:szCs w:val="28"/>
            </w:rPr>
          </w:rPrChange>
        </w:rPr>
      </w:pPr>
    </w:p>
    <w:p w14:paraId="4CB88911" w14:textId="77777777" w:rsidR="0000385C" w:rsidRPr="00710E4F" w:rsidRDefault="0000385C" w:rsidP="0000385C">
      <w:pPr>
        <w:jc w:val="center"/>
        <w:rPr>
          <w:rFonts w:ascii="Times New Roman" w:hAnsi="Times New Roman"/>
          <w:b/>
          <w:bCs/>
          <w:sz w:val="28"/>
          <w:szCs w:val="28"/>
          <w:lang w:val="en-US"/>
          <w:rPrChange w:id="180" w:author="mario marques" w:date="2020-07-17T16:37:00Z">
            <w:rPr>
              <w:rFonts w:ascii="Times New Roman" w:hAnsi="Times New Roman"/>
              <w:b/>
              <w:bCs/>
              <w:sz w:val="28"/>
              <w:szCs w:val="28"/>
            </w:rPr>
          </w:rPrChange>
        </w:rPr>
      </w:pPr>
    </w:p>
    <w:p w14:paraId="6AAC804B" w14:textId="77777777" w:rsidR="0000385C" w:rsidRPr="00710E4F" w:rsidRDefault="0000385C" w:rsidP="0000385C">
      <w:pPr>
        <w:jc w:val="center"/>
        <w:rPr>
          <w:rFonts w:ascii="Times New Roman" w:hAnsi="Times New Roman"/>
          <w:b/>
          <w:bCs/>
          <w:sz w:val="28"/>
          <w:szCs w:val="28"/>
          <w:lang w:val="en-US"/>
          <w:rPrChange w:id="181" w:author="mario marques" w:date="2020-07-17T16:37:00Z">
            <w:rPr>
              <w:rFonts w:ascii="Times New Roman" w:hAnsi="Times New Roman"/>
              <w:b/>
              <w:bCs/>
              <w:sz w:val="28"/>
              <w:szCs w:val="28"/>
            </w:rPr>
          </w:rPrChange>
        </w:rPr>
      </w:pPr>
    </w:p>
    <w:p w14:paraId="26E80217" w14:textId="77777777" w:rsidR="0000385C" w:rsidRPr="00710E4F" w:rsidRDefault="0000385C" w:rsidP="0000385C">
      <w:pPr>
        <w:jc w:val="center"/>
        <w:rPr>
          <w:rFonts w:ascii="Times New Roman" w:hAnsi="Times New Roman"/>
          <w:b/>
          <w:bCs/>
          <w:sz w:val="28"/>
          <w:szCs w:val="28"/>
          <w:lang w:val="en-US"/>
          <w:rPrChange w:id="182" w:author="mario marques" w:date="2020-07-17T16:37:00Z">
            <w:rPr>
              <w:rFonts w:ascii="Times New Roman" w:hAnsi="Times New Roman"/>
              <w:b/>
              <w:bCs/>
              <w:sz w:val="28"/>
              <w:szCs w:val="28"/>
            </w:rPr>
          </w:rPrChange>
        </w:rPr>
      </w:pPr>
    </w:p>
    <w:p w14:paraId="2CF19499" w14:textId="635DB07F" w:rsidR="0000385C" w:rsidRDefault="0000385C" w:rsidP="0000385C">
      <w:pPr>
        <w:jc w:val="center"/>
        <w:rPr>
          <w:ins w:id="183" w:author="Cláudio Nóbrega" w:date="2020-07-18T11:08:00Z"/>
          <w:rFonts w:ascii="Times New Roman" w:hAnsi="Times New Roman"/>
          <w:b/>
          <w:bCs/>
          <w:sz w:val="28"/>
          <w:szCs w:val="28"/>
          <w:lang w:val="en-US"/>
        </w:rPr>
      </w:pPr>
    </w:p>
    <w:p w14:paraId="1C48D487" w14:textId="77777777" w:rsidR="005D458E" w:rsidRPr="00710E4F" w:rsidRDefault="005D458E" w:rsidP="0000385C">
      <w:pPr>
        <w:jc w:val="center"/>
        <w:rPr>
          <w:rFonts w:ascii="Times New Roman" w:hAnsi="Times New Roman"/>
          <w:b/>
          <w:bCs/>
          <w:sz w:val="28"/>
          <w:szCs w:val="28"/>
          <w:lang w:val="en-US"/>
          <w:rPrChange w:id="184" w:author="mario marques" w:date="2020-07-17T16:37:00Z">
            <w:rPr>
              <w:rFonts w:ascii="Times New Roman" w:hAnsi="Times New Roman"/>
              <w:b/>
              <w:bCs/>
              <w:sz w:val="28"/>
              <w:szCs w:val="28"/>
            </w:rPr>
          </w:rPrChange>
        </w:rPr>
      </w:pPr>
    </w:p>
    <w:p w14:paraId="356F0D72" w14:textId="2DA4F902" w:rsidR="0000385C" w:rsidRPr="00710E4F" w:rsidRDefault="0000385C" w:rsidP="0000385C">
      <w:pPr>
        <w:jc w:val="center"/>
        <w:rPr>
          <w:rFonts w:ascii="Times New Roman" w:hAnsi="Times New Roman"/>
          <w:b/>
          <w:bCs/>
          <w:sz w:val="28"/>
          <w:szCs w:val="28"/>
          <w:lang w:val="en-US"/>
          <w:rPrChange w:id="185" w:author="mario marques" w:date="2020-07-17T16:37:00Z">
            <w:rPr>
              <w:rFonts w:ascii="Times New Roman" w:hAnsi="Times New Roman"/>
              <w:b/>
              <w:bCs/>
              <w:sz w:val="28"/>
              <w:szCs w:val="28"/>
            </w:rPr>
          </w:rPrChange>
        </w:rPr>
      </w:pPr>
      <w:r w:rsidRPr="00710E4F">
        <w:rPr>
          <w:rFonts w:ascii="Times New Roman" w:hAnsi="Times New Roman"/>
          <w:b/>
          <w:bCs/>
          <w:sz w:val="28"/>
          <w:szCs w:val="28"/>
          <w:lang w:val="en-US"/>
          <w:rPrChange w:id="186" w:author="mario marques" w:date="2020-07-17T16:37:00Z">
            <w:rPr>
              <w:rFonts w:ascii="Times New Roman" w:hAnsi="Times New Roman"/>
              <w:b/>
              <w:bCs/>
              <w:sz w:val="28"/>
              <w:szCs w:val="28"/>
            </w:rPr>
          </w:rPrChange>
        </w:rPr>
        <w:lastRenderedPageBreak/>
        <w:t>LISTA DE FIGURAS</w:t>
      </w:r>
    </w:p>
    <w:p w14:paraId="0EC5CA12" w14:textId="77777777" w:rsidR="0000385C" w:rsidRPr="00710E4F" w:rsidRDefault="0000385C" w:rsidP="0000385C">
      <w:pPr>
        <w:rPr>
          <w:rFonts w:ascii="Times New Roman" w:hAnsi="Times New Roman"/>
          <w:lang w:val="en-US"/>
          <w:rPrChange w:id="187" w:author="mario marques" w:date="2020-07-17T16:37:00Z">
            <w:rPr>
              <w:rFonts w:ascii="Times New Roman" w:hAnsi="Times New Roman"/>
            </w:rPr>
          </w:rPrChange>
        </w:rPr>
      </w:pPr>
    </w:p>
    <w:p w14:paraId="473CCC8E" w14:textId="799D03B2" w:rsidR="0000385C" w:rsidRDefault="001318A7" w:rsidP="001318A7">
      <w:pPr>
        <w:pStyle w:val="NormalWeb"/>
        <w:shd w:val="clear" w:color="auto" w:fill="FFFFFF"/>
        <w:spacing w:beforeAutospacing="0" w:after="0" w:afterAutospacing="0" w:line="360" w:lineRule="auto"/>
        <w:jc w:val="both"/>
        <w:rPr>
          <w:rFonts w:ascii="Times New Roman" w:hAnsi="Times New Roman"/>
        </w:rPr>
      </w:pPr>
      <w:r w:rsidRPr="001318A7">
        <w:rPr>
          <w:rFonts w:ascii="Times New Roman" w:hAnsi="Times New Roman"/>
        </w:rPr>
        <w:t xml:space="preserve">Figura </w:t>
      </w:r>
      <w:r w:rsidR="00FA0384">
        <w:rPr>
          <w:rFonts w:ascii="Times New Roman" w:hAnsi="Times New Roman"/>
        </w:rPr>
        <w:t>01</w:t>
      </w:r>
      <w:r w:rsidRPr="001318A7">
        <w:rPr>
          <w:rFonts w:ascii="Times New Roman" w:hAnsi="Times New Roman"/>
        </w:rPr>
        <w:t>: Imagem Segmentada</w:t>
      </w:r>
      <w:r>
        <w:rPr>
          <w:rFonts w:ascii="Times New Roman" w:hAnsi="Times New Roman"/>
        </w:rPr>
        <w:t>.......................................</w:t>
      </w:r>
      <w:r w:rsidR="0000385C" w:rsidRPr="0000385C">
        <w:rPr>
          <w:rFonts w:ascii="Times New Roman" w:hAnsi="Times New Roman"/>
        </w:rPr>
        <w:t>.....................................</w:t>
      </w:r>
      <w:r w:rsidR="0000385C">
        <w:rPr>
          <w:rFonts w:ascii="Times New Roman" w:hAnsi="Times New Roman"/>
        </w:rPr>
        <w:t>......</w:t>
      </w:r>
      <w:r w:rsidR="0000385C" w:rsidRPr="0000385C">
        <w:rPr>
          <w:rFonts w:ascii="Times New Roman" w:hAnsi="Times New Roman"/>
        </w:rPr>
        <w:t>.........</w:t>
      </w:r>
      <w:r>
        <w:rPr>
          <w:rFonts w:ascii="Times New Roman" w:hAnsi="Times New Roman"/>
        </w:rPr>
        <w:t>..</w:t>
      </w:r>
      <w:r w:rsidR="0000385C" w:rsidRPr="0000385C">
        <w:rPr>
          <w:rFonts w:ascii="Times New Roman" w:hAnsi="Times New Roman"/>
        </w:rPr>
        <w:t>.</w:t>
      </w:r>
      <w:r w:rsidR="005A613F">
        <w:rPr>
          <w:rFonts w:ascii="Times New Roman" w:hAnsi="Times New Roman"/>
        </w:rPr>
        <w:t>.</w:t>
      </w:r>
      <w:r w:rsidR="0000385C" w:rsidRPr="0000385C">
        <w:rPr>
          <w:rFonts w:ascii="Times New Roman" w:hAnsi="Times New Roman"/>
        </w:rPr>
        <w:t>..</w:t>
      </w:r>
      <w:ins w:id="188" w:author="Cláudio Nóbrega" w:date="2020-07-18T11:08:00Z">
        <w:r w:rsidR="005D458E">
          <w:rPr>
            <w:rFonts w:ascii="Times New Roman" w:hAnsi="Times New Roman"/>
          </w:rPr>
          <w:t>8</w:t>
        </w:r>
      </w:ins>
      <w:del w:id="189" w:author="Cláudio Nóbrega" w:date="2020-07-18T11:08:00Z">
        <w:r w:rsidR="00FA0384" w:rsidDel="005D458E">
          <w:rPr>
            <w:rFonts w:ascii="Times New Roman" w:hAnsi="Times New Roman"/>
          </w:rPr>
          <w:delText>7</w:delText>
        </w:r>
      </w:del>
    </w:p>
    <w:p w14:paraId="3D28FECB" w14:textId="17A3B329" w:rsidR="00006FA7" w:rsidRDefault="001318A7" w:rsidP="001318A7">
      <w:pPr>
        <w:pStyle w:val="NormalWeb"/>
        <w:shd w:val="clear" w:color="auto" w:fill="FFFFFF"/>
        <w:spacing w:beforeAutospacing="0" w:after="0" w:afterAutospacing="0" w:line="360" w:lineRule="auto"/>
        <w:jc w:val="both"/>
        <w:rPr>
          <w:rFonts w:ascii="Times New Roman" w:hAnsi="Times New Roman"/>
        </w:rPr>
      </w:pPr>
      <w:r w:rsidRPr="001318A7">
        <w:rPr>
          <w:rFonts w:ascii="Times New Roman" w:hAnsi="Times New Roman"/>
        </w:rPr>
        <w:t>Figura 0</w:t>
      </w:r>
      <w:r w:rsidR="00FA0384">
        <w:rPr>
          <w:rFonts w:ascii="Times New Roman" w:hAnsi="Times New Roman"/>
        </w:rPr>
        <w:t>2</w:t>
      </w:r>
      <w:r w:rsidRPr="001318A7">
        <w:rPr>
          <w:rFonts w:ascii="Times New Roman" w:hAnsi="Times New Roman"/>
        </w:rPr>
        <w:t>: Imagem Segmentada Após Erosão</w:t>
      </w:r>
      <w:r w:rsidR="0000385C" w:rsidRPr="0000385C">
        <w:rPr>
          <w:rFonts w:ascii="Times New Roman" w:hAnsi="Times New Roman"/>
        </w:rPr>
        <w:t>.......................................................</w:t>
      </w:r>
      <w:r>
        <w:rPr>
          <w:rFonts w:ascii="Times New Roman" w:hAnsi="Times New Roman"/>
        </w:rPr>
        <w:t>.</w:t>
      </w:r>
      <w:r w:rsidR="0000385C">
        <w:rPr>
          <w:rFonts w:ascii="Times New Roman" w:hAnsi="Times New Roman"/>
        </w:rPr>
        <w:t>........</w:t>
      </w:r>
      <w:r w:rsidR="0000385C" w:rsidRPr="0000385C">
        <w:rPr>
          <w:rFonts w:ascii="Times New Roman" w:hAnsi="Times New Roman"/>
        </w:rPr>
        <w:t>.......</w:t>
      </w:r>
      <w:r w:rsidR="005A613F">
        <w:rPr>
          <w:rFonts w:ascii="Times New Roman" w:hAnsi="Times New Roman"/>
        </w:rPr>
        <w:t>.</w:t>
      </w:r>
      <w:r w:rsidR="0000385C" w:rsidRPr="0000385C">
        <w:rPr>
          <w:rFonts w:ascii="Times New Roman" w:hAnsi="Times New Roman"/>
        </w:rPr>
        <w:t>...</w:t>
      </w:r>
      <w:ins w:id="190" w:author="Cláudio Nóbrega" w:date="2020-07-18T11:09:00Z">
        <w:r w:rsidR="00805346">
          <w:rPr>
            <w:rFonts w:ascii="Times New Roman" w:hAnsi="Times New Roman"/>
          </w:rPr>
          <w:t xml:space="preserve"> </w:t>
        </w:r>
      </w:ins>
      <w:del w:id="191" w:author="Cláudio Nóbrega" w:date="2020-07-18T11:08:00Z">
        <w:r w:rsidR="0000385C" w:rsidRPr="0000385C" w:rsidDel="00805346">
          <w:rPr>
            <w:rFonts w:ascii="Times New Roman" w:hAnsi="Times New Roman"/>
          </w:rPr>
          <w:delText>.</w:delText>
        </w:r>
      </w:del>
      <w:r>
        <w:rPr>
          <w:rFonts w:ascii="Times New Roman" w:hAnsi="Times New Roman"/>
        </w:rPr>
        <w:t>8</w:t>
      </w:r>
    </w:p>
    <w:p w14:paraId="1DF884CD" w14:textId="35E5A1DF" w:rsidR="00FA0384" w:rsidRDefault="00FA0384" w:rsidP="00833B37">
      <w:pPr>
        <w:pStyle w:val="NormalWeb"/>
        <w:shd w:val="clear" w:color="auto" w:fill="FFFFFF"/>
        <w:spacing w:beforeAutospacing="0" w:after="0" w:afterAutospacing="0" w:line="360" w:lineRule="auto"/>
        <w:rPr>
          <w:rFonts w:ascii="Times New Roman" w:hAnsi="Times New Roman"/>
          <w:sz w:val="22"/>
          <w:szCs w:val="22"/>
        </w:rPr>
      </w:pPr>
      <w:r w:rsidRPr="00833B37">
        <w:rPr>
          <w:rFonts w:ascii="Times New Roman" w:hAnsi="Times New Roman"/>
          <w:sz w:val="22"/>
          <w:szCs w:val="22"/>
        </w:rPr>
        <w:t>Figura 0</w:t>
      </w:r>
      <w:r>
        <w:rPr>
          <w:rFonts w:ascii="Times New Roman" w:hAnsi="Times New Roman"/>
          <w:sz w:val="22"/>
          <w:szCs w:val="22"/>
        </w:rPr>
        <w:t>3</w:t>
      </w:r>
      <w:r w:rsidRPr="00833B37">
        <w:rPr>
          <w:rFonts w:ascii="Times New Roman" w:hAnsi="Times New Roman"/>
          <w:sz w:val="22"/>
          <w:szCs w:val="22"/>
        </w:rPr>
        <w:t xml:space="preserve">: Exemplo </w:t>
      </w:r>
      <w:r>
        <w:rPr>
          <w:rFonts w:ascii="Times New Roman" w:hAnsi="Times New Roman"/>
          <w:sz w:val="22"/>
          <w:szCs w:val="22"/>
        </w:rPr>
        <w:t>Face</w:t>
      </w:r>
      <w:r w:rsidRPr="00833B37">
        <w:rPr>
          <w:rFonts w:ascii="Times New Roman" w:hAnsi="Times New Roman"/>
          <w:sz w:val="22"/>
          <w:szCs w:val="22"/>
        </w:rPr>
        <w:t xml:space="preserve"> (</w:t>
      </w:r>
      <w:r>
        <w:rPr>
          <w:rFonts w:ascii="Times New Roman" w:hAnsi="Times New Roman"/>
          <w:sz w:val="22"/>
          <w:szCs w:val="22"/>
        </w:rPr>
        <w:t>A</w:t>
      </w:r>
      <w:r w:rsidRPr="00833B37">
        <w:rPr>
          <w:rFonts w:ascii="Times New Roman" w:hAnsi="Times New Roman"/>
          <w:sz w:val="22"/>
          <w:szCs w:val="22"/>
        </w:rPr>
        <w:t>lunos)</w:t>
      </w:r>
      <w:r>
        <w:rPr>
          <w:rFonts w:ascii="Times New Roman" w:hAnsi="Times New Roman"/>
          <w:sz w:val="22"/>
          <w:szCs w:val="22"/>
        </w:rPr>
        <w:t>.......................................................................................................</w:t>
      </w:r>
      <w:r w:rsidR="005A613F">
        <w:rPr>
          <w:rFonts w:ascii="Times New Roman" w:hAnsi="Times New Roman"/>
          <w:sz w:val="22"/>
          <w:szCs w:val="22"/>
        </w:rPr>
        <w:t>..</w:t>
      </w:r>
      <w:r>
        <w:rPr>
          <w:rFonts w:ascii="Times New Roman" w:hAnsi="Times New Roman"/>
          <w:sz w:val="22"/>
          <w:szCs w:val="22"/>
        </w:rPr>
        <w:t>1</w:t>
      </w:r>
      <w:ins w:id="192" w:author="Cláudio Nóbrega" w:date="2020-07-18T11:09:00Z">
        <w:r w:rsidR="00805346">
          <w:rPr>
            <w:rFonts w:ascii="Times New Roman" w:hAnsi="Times New Roman"/>
            <w:sz w:val="22"/>
            <w:szCs w:val="22"/>
          </w:rPr>
          <w:t>2</w:t>
        </w:r>
      </w:ins>
      <w:del w:id="193" w:author="Cláudio Nóbrega" w:date="2020-07-18T11:09:00Z">
        <w:r w:rsidDel="00805346">
          <w:rPr>
            <w:rFonts w:ascii="Times New Roman" w:hAnsi="Times New Roman"/>
            <w:sz w:val="22"/>
            <w:szCs w:val="22"/>
          </w:rPr>
          <w:delText>1</w:delText>
        </w:r>
      </w:del>
    </w:p>
    <w:p w14:paraId="35B1822A" w14:textId="457FAD65" w:rsidR="00833B37" w:rsidRPr="00833B37" w:rsidRDefault="00833B37" w:rsidP="00833B37">
      <w:pPr>
        <w:pStyle w:val="NormalWeb"/>
        <w:shd w:val="clear" w:color="auto" w:fill="FFFFFF"/>
        <w:spacing w:beforeAutospacing="0" w:after="0" w:afterAutospacing="0" w:line="360" w:lineRule="auto"/>
        <w:rPr>
          <w:rFonts w:ascii="Times New Roman" w:hAnsi="Times New Roman"/>
          <w:sz w:val="22"/>
          <w:szCs w:val="22"/>
        </w:rPr>
      </w:pPr>
      <w:r w:rsidRPr="00833B37">
        <w:rPr>
          <w:rFonts w:ascii="Times New Roman" w:hAnsi="Times New Roman"/>
          <w:sz w:val="22"/>
          <w:szCs w:val="22"/>
        </w:rPr>
        <w:t xml:space="preserve">Figura 04: Exemplo </w:t>
      </w:r>
      <w:r>
        <w:rPr>
          <w:rFonts w:ascii="Times New Roman" w:hAnsi="Times New Roman"/>
          <w:sz w:val="22"/>
          <w:szCs w:val="22"/>
        </w:rPr>
        <w:t>G</w:t>
      </w:r>
      <w:r w:rsidRPr="00833B37">
        <w:rPr>
          <w:rFonts w:ascii="Times New Roman" w:hAnsi="Times New Roman"/>
          <w:sz w:val="22"/>
          <w:szCs w:val="22"/>
        </w:rPr>
        <w:t>esto (</w:t>
      </w:r>
      <w:r>
        <w:rPr>
          <w:rFonts w:ascii="Times New Roman" w:hAnsi="Times New Roman"/>
          <w:sz w:val="22"/>
          <w:szCs w:val="22"/>
        </w:rPr>
        <w:t>A</w:t>
      </w:r>
      <w:r w:rsidRPr="00833B37">
        <w:rPr>
          <w:rFonts w:ascii="Times New Roman" w:hAnsi="Times New Roman"/>
          <w:sz w:val="22"/>
          <w:szCs w:val="22"/>
        </w:rPr>
        <w:t>lunos)</w:t>
      </w:r>
      <w:r>
        <w:rPr>
          <w:rFonts w:ascii="Times New Roman" w:hAnsi="Times New Roman"/>
          <w:sz w:val="22"/>
          <w:szCs w:val="22"/>
        </w:rPr>
        <w:t>.......................................................................................................1</w:t>
      </w:r>
      <w:ins w:id="194" w:author="Cláudio Nóbrega" w:date="2020-07-18T11:09:00Z">
        <w:r w:rsidR="00805346">
          <w:rPr>
            <w:rFonts w:ascii="Times New Roman" w:hAnsi="Times New Roman"/>
            <w:sz w:val="22"/>
            <w:szCs w:val="22"/>
          </w:rPr>
          <w:t>3</w:t>
        </w:r>
      </w:ins>
      <w:del w:id="195" w:author="Cláudio Nóbrega" w:date="2020-07-18T11:09:00Z">
        <w:r w:rsidR="005A613F" w:rsidDel="00805346">
          <w:rPr>
            <w:rFonts w:ascii="Times New Roman" w:hAnsi="Times New Roman"/>
            <w:sz w:val="22"/>
            <w:szCs w:val="22"/>
          </w:rPr>
          <w:delText>2</w:delText>
        </w:r>
      </w:del>
    </w:p>
    <w:p w14:paraId="68C37F12" w14:textId="6D79E654" w:rsidR="00B206CF" w:rsidRPr="0000385C" w:rsidRDefault="00171C2D" w:rsidP="00A3683C">
      <w:pPr>
        <w:rPr>
          <w:rFonts w:ascii="Times New Roman" w:hAnsi="Times New Roman"/>
        </w:rPr>
      </w:pPr>
      <w:r w:rsidRPr="0000385C">
        <w:rPr>
          <w:rFonts w:ascii="Times New Roman" w:hAnsi="Times New Roman"/>
        </w:rPr>
        <w:tab/>
      </w:r>
    </w:p>
    <w:p w14:paraId="7886102F" w14:textId="4A27DC07" w:rsidR="00406176" w:rsidRDefault="00406176" w:rsidP="00A3683C"/>
    <w:p w14:paraId="7630C33E" w14:textId="2E0C9E8F" w:rsidR="00406176" w:rsidRDefault="00406176" w:rsidP="00A3683C"/>
    <w:p w14:paraId="352B8E2B" w14:textId="646D5FD2" w:rsidR="00406176" w:rsidRDefault="00406176" w:rsidP="00A3683C"/>
    <w:p w14:paraId="5301EE74" w14:textId="74AD11C7" w:rsidR="0000385C" w:rsidRDefault="0000385C" w:rsidP="00A3683C"/>
    <w:p w14:paraId="2E8FF05C" w14:textId="6304D701" w:rsidR="0000385C" w:rsidRDefault="0000385C" w:rsidP="00A3683C"/>
    <w:p w14:paraId="4BB93C8C" w14:textId="1C549204" w:rsidR="0000385C" w:rsidRDefault="0000385C" w:rsidP="00A3683C"/>
    <w:p w14:paraId="73725E0B" w14:textId="058ECDDA" w:rsidR="0000385C" w:rsidRDefault="0000385C" w:rsidP="00A3683C"/>
    <w:p w14:paraId="527BCF6E" w14:textId="72D18161" w:rsidR="0000385C" w:rsidRDefault="0000385C" w:rsidP="00A3683C"/>
    <w:p w14:paraId="6A5D5EF2" w14:textId="1B105BBC" w:rsidR="0000385C" w:rsidRDefault="0000385C" w:rsidP="00A3683C"/>
    <w:p w14:paraId="5D9BEB66" w14:textId="41A2996C" w:rsidR="0000385C" w:rsidRDefault="0000385C" w:rsidP="00A3683C"/>
    <w:p w14:paraId="15E49742" w14:textId="7D8B7C57" w:rsidR="0000385C" w:rsidRDefault="0000385C" w:rsidP="00A3683C"/>
    <w:p w14:paraId="6B2E0CBD" w14:textId="60ABA7AB" w:rsidR="0000385C" w:rsidRDefault="0000385C" w:rsidP="00A3683C"/>
    <w:p w14:paraId="344C3273" w14:textId="6A382BC2" w:rsidR="0000385C" w:rsidRDefault="0000385C" w:rsidP="00A3683C"/>
    <w:p w14:paraId="07F3A458" w14:textId="28F488E8" w:rsidR="0000385C" w:rsidRDefault="0000385C" w:rsidP="00A3683C"/>
    <w:p w14:paraId="4834E3F4" w14:textId="3019DFE8" w:rsidR="0000385C" w:rsidRDefault="0000385C" w:rsidP="00A3683C"/>
    <w:p w14:paraId="6BAFA012" w14:textId="4B9CB5BE" w:rsidR="0000385C" w:rsidRDefault="0000385C" w:rsidP="00A3683C"/>
    <w:p w14:paraId="55F526BE" w14:textId="38DC365E" w:rsidR="0000385C" w:rsidRDefault="0000385C" w:rsidP="00A3683C"/>
    <w:p w14:paraId="731E8AD6" w14:textId="75C13A03" w:rsidR="0000385C" w:rsidRDefault="0000385C" w:rsidP="00A3683C"/>
    <w:p w14:paraId="10DB721D" w14:textId="4DB5811A" w:rsidR="0000385C" w:rsidRDefault="0000385C" w:rsidP="00A3683C"/>
    <w:p w14:paraId="47268F9F" w14:textId="2D60A40D" w:rsidR="0000385C" w:rsidRDefault="0000385C" w:rsidP="00A3683C"/>
    <w:p w14:paraId="6F823FAA" w14:textId="72D15EC1" w:rsidR="0000385C" w:rsidRDefault="0000385C" w:rsidP="00A3683C"/>
    <w:p w14:paraId="652D1802" w14:textId="77777777" w:rsidR="0000385C" w:rsidRDefault="0000385C" w:rsidP="00A3683C"/>
    <w:p w14:paraId="3D0670E5" w14:textId="344FB76D" w:rsidR="00406176" w:rsidRDefault="00406176" w:rsidP="00A3683C"/>
    <w:p w14:paraId="713CB1C7" w14:textId="6F0AC3A8" w:rsidR="00406176" w:rsidRDefault="00406176" w:rsidP="00A3683C"/>
    <w:p w14:paraId="0B00F64D" w14:textId="2EC954F3" w:rsidR="00406176" w:rsidRDefault="00406176" w:rsidP="00A3683C"/>
    <w:p w14:paraId="7CCCBD53" w14:textId="0E1E6D35" w:rsidR="00406176" w:rsidRDefault="00406176" w:rsidP="00A3683C">
      <w:pPr>
        <w:rPr>
          <w:ins w:id="196" w:author="Cláudio Nóbrega" w:date="2020-07-18T11:07:00Z"/>
          <w:rFonts w:ascii="Times New Roman" w:hAnsi="Times New Roman"/>
        </w:rPr>
      </w:pPr>
    </w:p>
    <w:p w14:paraId="40504C91" w14:textId="77777777" w:rsidR="005D458E" w:rsidRPr="00304C84" w:rsidRDefault="005D458E" w:rsidP="00A3683C">
      <w:pPr>
        <w:rPr>
          <w:rFonts w:ascii="Times New Roman" w:hAnsi="Times New Roman"/>
        </w:rPr>
      </w:pPr>
    </w:p>
    <w:sdt>
      <w:sdtPr>
        <w:rPr>
          <w:rFonts w:ascii="Times New Roman" w:eastAsia="Times New Roman" w:hAnsi="Times New Roman" w:cs="Times New Roman"/>
          <w:b/>
          <w:bCs/>
          <w:color w:val="auto"/>
          <w:sz w:val="28"/>
          <w:szCs w:val="28"/>
        </w:rPr>
        <w:id w:val="-1778701375"/>
        <w:docPartObj>
          <w:docPartGallery w:val="Table of Contents"/>
          <w:docPartUnique/>
        </w:docPartObj>
      </w:sdtPr>
      <w:sdtEndPr>
        <w:rPr>
          <w:sz w:val="24"/>
          <w:szCs w:val="24"/>
          <w:rPrChange w:id="197" w:author="mario marques" w:date="2020-07-17T16:37:00Z">
            <w:rPr/>
          </w:rPrChange>
        </w:rPr>
      </w:sdtEndPr>
      <w:sdtContent>
        <w:p w14:paraId="1BEE6E08" w14:textId="78A9E384" w:rsidR="0000385C" w:rsidRPr="00304C84" w:rsidRDefault="0000385C" w:rsidP="0000385C">
          <w:pPr>
            <w:pStyle w:val="CabealhodoSumrio"/>
            <w:jc w:val="center"/>
            <w:rPr>
              <w:rFonts w:ascii="Times New Roman" w:hAnsi="Times New Roman" w:cs="Times New Roman"/>
              <w:b/>
              <w:bCs/>
              <w:color w:val="auto"/>
              <w:sz w:val="28"/>
              <w:szCs w:val="28"/>
            </w:rPr>
          </w:pPr>
          <w:r w:rsidRPr="00304C84">
            <w:rPr>
              <w:rFonts w:ascii="Times New Roman" w:hAnsi="Times New Roman" w:cs="Times New Roman"/>
              <w:b/>
              <w:bCs/>
              <w:color w:val="auto"/>
              <w:sz w:val="28"/>
              <w:szCs w:val="28"/>
            </w:rPr>
            <w:t>SUMÁRIO</w:t>
          </w:r>
        </w:p>
        <w:p w14:paraId="7C484CAD" w14:textId="0F3A761F" w:rsidR="00805346" w:rsidRPr="00805346" w:rsidRDefault="0000385C">
          <w:pPr>
            <w:pStyle w:val="Sumrio1"/>
            <w:rPr>
              <w:ins w:id="198" w:author="Cláudio Nóbrega" w:date="2020-07-18T11:10:00Z"/>
              <w:rFonts w:eastAsiaTheme="minorEastAsia"/>
              <w:bCs w:val="0"/>
              <w:szCs w:val="24"/>
              <w:rPrChange w:id="199" w:author="Cláudio Nóbrega" w:date="2020-07-18T11:10:00Z">
                <w:rPr>
                  <w:ins w:id="200" w:author="Cláudio Nóbrega" w:date="2020-07-18T11:10:00Z"/>
                  <w:rFonts w:asciiTheme="minorHAnsi" w:eastAsiaTheme="minorEastAsia" w:hAnsiTheme="minorHAnsi" w:cstheme="minorBidi"/>
                  <w:bCs w:val="0"/>
                  <w:sz w:val="22"/>
                  <w:szCs w:val="22"/>
                </w:rPr>
              </w:rPrChange>
            </w:rPr>
          </w:pPr>
          <w:r w:rsidRPr="00B55982">
            <w:rPr>
              <w:szCs w:val="24"/>
              <w:rPrChange w:id="201" w:author="Cláudio Nóbrega" w:date="2020-07-18T10:58:00Z">
                <w:rPr>
                  <w:szCs w:val="24"/>
                </w:rPr>
              </w:rPrChange>
            </w:rPr>
            <w:fldChar w:fldCharType="begin"/>
          </w:r>
          <w:r w:rsidRPr="00B55982">
            <w:rPr>
              <w:szCs w:val="24"/>
              <w:rPrChange w:id="202" w:author="Cláudio Nóbrega" w:date="2020-07-18T10:58:00Z">
                <w:rPr>
                  <w:szCs w:val="24"/>
                </w:rPr>
              </w:rPrChange>
            </w:rPr>
            <w:instrText xml:space="preserve"> TOC \o "1-3" \h \z \u </w:instrText>
          </w:r>
          <w:r w:rsidRPr="00B55982">
            <w:rPr>
              <w:szCs w:val="24"/>
              <w:rPrChange w:id="203" w:author="Cláudio Nóbrega" w:date="2020-07-18T10:58:00Z">
                <w:rPr>
                  <w:szCs w:val="24"/>
                </w:rPr>
              </w:rPrChange>
            </w:rPr>
            <w:fldChar w:fldCharType="separate"/>
          </w:r>
          <w:ins w:id="204" w:author="Cláudio Nóbrega" w:date="2020-07-18T11:10:00Z">
            <w:r w:rsidR="00805346" w:rsidRPr="00805346">
              <w:rPr>
                <w:rStyle w:val="Hyperlink"/>
                <w:szCs w:val="24"/>
                <w:rPrChange w:id="205" w:author="Cláudio Nóbrega" w:date="2020-07-18T11:10:00Z">
                  <w:rPr>
                    <w:rStyle w:val="Hyperlink"/>
                  </w:rPr>
                </w:rPrChange>
              </w:rPr>
              <w:fldChar w:fldCharType="begin"/>
            </w:r>
            <w:r w:rsidR="00805346" w:rsidRPr="00805346">
              <w:rPr>
                <w:rStyle w:val="Hyperlink"/>
                <w:szCs w:val="24"/>
                <w:rPrChange w:id="206" w:author="Cláudio Nóbrega" w:date="2020-07-18T11:10:00Z">
                  <w:rPr>
                    <w:rStyle w:val="Hyperlink"/>
                  </w:rPr>
                </w:rPrChange>
              </w:rPr>
              <w:instrText xml:space="preserve"> </w:instrText>
            </w:r>
            <w:r w:rsidR="00805346" w:rsidRPr="00805346">
              <w:rPr>
                <w:szCs w:val="24"/>
                <w:rPrChange w:id="207" w:author="Cláudio Nóbrega" w:date="2020-07-18T11:10:00Z">
                  <w:rPr/>
                </w:rPrChange>
              </w:rPr>
              <w:instrText>HYPERLINK \l "_Toc45963012"</w:instrText>
            </w:r>
            <w:r w:rsidR="00805346" w:rsidRPr="00805346">
              <w:rPr>
                <w:rStyle w:val="Hyperlink"/>
                <w:szCs w:val="24"/>
                <w:rPrChange w:id="208" w:author="Cláudio Nóbrega" w:date="2020-07-18T11:10:00Z">
                  <w:rPr>
                    <w:rStyle w:val="Hyperlink"/>
                  </w:rPr>
                </w:rPrChange>
              </w:rPr>
              <w:instrText xml:space="preserve"> </w:instrText>
            </w:r>
            <w:r w:rsidR="00805346" w:rsidRPr="00805346">
              <w:rPr>
                <w:rStyle w:val="Hyperlink"/>
                <w:szCs w:val="24"/>
                <w:rPrChange w:id="209" w:author="Cláudio Nóbrega" w:date="2020-07-18T11:10:00Z">
                  <w:rPr>
                    <w:rStyle w:val="Hyperlink"/>
                  </w:rPr>
                </w:rPrChange>
              </w:rPr>
            </w:r>
            <w:r w:rsidR="00805346" w:rsidRPr="00805346">
              <w:rPr>
                <w:rStyle w:val="Hyperlink"/>
                <w:szCs w:val="24"/>
                <w:rPrChange w:id="210" w:author="Cláudio Nóbrega" w:date="2020-07-18T11:10:00Z">
                  <w:rPr>
                    <w:rStyle w:val="Hyperlink"/>
                  </w:rPr>
                </w:rPrChange>
              </w:rPr>
              <w:fldChar w:fldCharType="separate"/>
            </w:r>
            <w:r w:rsidR="00805346" w:rsidRPr="00805346">
              <w:rPr>
                <w:rStyle w:val="Hyperlink"/>
                <w:szCs w:val="24"/>
                <w:rPrChange w:id="211" w:author="Cláudio Nóbrega" w:date="2020-07-18T11:10:00Z">
                  <w:rPr>
                    <w:rStyle w:val="Hyperlink"/>
                  </w:rPr>
                </w:rPrChange>
              </w:rPr>
              <w:t>1</w:t>
            </w:r>
            <w:r w:rsidR="00805346" w:rsidRPr="00805346">
              <w:rPr>
                <w:rFonts w:eastAsiaTheme="minorEastAsia"/>
                <w:bCs w:val="0"/>
                <w:szCs w:val="24"/>
                <w:rPrChange w:id="212" w:author="Cláudio Nóbrega" w:date="2020-07-18T11:10:00Z">
                  <w:rPr>
                    <w:rFonts w:asciiTheme="minorHAnsi" w:eastAsiaTheme="minorEastAsia" w:hAnsiTheme="minorHAnsi" w:cstheme="minorBidi"/>
                    <w:bCs w:val="0"/>
                    <w:sz w:val="22"/>
                    <w:szCs w:val="22"/>
                  </w:rPr>
                </w:rPrChange>
              </w:rPr>
              <w:tab/>
            </w:r>
            <w:r w:rsidR="00805346" w:rsidRPr="00805346">
              <w:rPr>
                <w:rStyle w:val="Hyperlink"/>
                <w:szCs w:val="24"/>
                <w:rPrChange w:id="213" w:author="Cláudio Nóbrega" w:date="2020-07-18T11:10:00Z">
                  <w:rPr>
                    <w:rStyle w:val="Hyperlink"/>
                  </w:rPr>
                </w:rPrChange>
              </w:rPr>
              <w:t>INTRODUÇÃO</w:t>
            </w:r>
            <w:r w:rsidR="00805346" w:rsidRPr="00805346">
              <w:rPr>
                <w:webHidden/>
                <w:szCs w:val="24"/>
                <w:rPrChange w:id="214" w:author="Cláudio Nóbrega" w:date="2020-07-18T11:10:00Z">
                  <w:rPr>
                    <w:webHidden/>
                  </w:rPr>
                </w:rPrChange>
              </w:rPr>
              <w:tab/>
            </w:r>
            <w:r w:rsidR="00805346" w:rsidRPr="00805346">
              <w:rPr>
                <w:webHidden/>
                <w:szCs w:val="24"/>
                <w:rPrChange w:id="215" w:author="Cláudio Nóbrega" w:date="2020-07-18T11:10:00Z">
                  <w:rPr>
                    <w:webHidden/>
                  </w:rPr>
                </w:rPrChange>
              </w:rPr>
              <w:fldChar w:fldCharType="begin"/>
            </w:r>
            <w:r w:rsidR="00805346" w:rsidRPr="00805346">
              <w:rPr>
                <w:webHidden/>
                <w:szCs w:val="24"/>
                <w:rPrChange w:id="216" w:author="Cláudio Nóbrega" w:date="2020-07-18T11:10:00Z">
                  <w:rPr>
                    <w:webHidden/>
                  </w:rPr>
                </w:rPrChange>
              </w:rPr>
              <w:instrText xml:space="preserve"> PAGEREF _Toc45963012 \h </w:instrText>
            </w:r>
            <w:r w:rsidR="00805346" w:rsidRPr="00805346">
              <w:rPr>
                <w:webHidden/>
                <w:szCs w:val="24"/>
                <w:rPrChange w:id="217" w:author="Cláudio Nóbrega" w:date="2020-07-18T11:10:00Z">
                  <w:rPr>
                    <w:webHidden/>
                  </w:rPr>
                </w:rPrChange>
              </w:rPr>
            </w:r>
          </w:ins>
          <w:r w:rsidR="00805346" w:rsidRPr="00805346">
            <w:rPr>
              <w:webHidden/>
              <w:szCs w:val="24"/>
              <w:rPrChange w:id="218" w:author="Cláudio Nóbrega" w:date="2020-07-18T11:10:00Z">
                <w:rPr>
                  <w:webHidden/>
                </w:rPr>
              </w:rPrChange>
            </w:rPr>
            <w:fldChar w:fldCharType="separate"/>
          </w:r>
          <w:ins w:id="219" w:author="Cláudio Nóbrega" w:date="2020-07-18T11:10:00Z">
            <w:r w:rsidR="00805346" w:rsidRPr="00805346">
              <w:rPr>
                <w:webHidden/>
                <w:szCs w:val="24"/>
                <w:rPrChange w:id="220" w:author="Cláudio Nóbrega" w:date="2020-07-18T11:10:00Z">
                  <w:rPr>
                    <w:webHidden/>
                  </w:rPr>
                </w:rPrChange>
              </w:rPr>
              <w:t>6</w:t>
            </w:r>
            <w:r w:rsidR="00805346" w:rsidRPr="00805346">
              <w:rPr>
                <w:webHidden/>
                <w:szCs w:val="24"/>
                <w:rPrChange w:id="221" w:author="Cláudio Nóbrega" w:date="2020-07-18T11:10:00Z">
                  <w:rPr>
                    <w:webHidden/>
                  </w:rPr>
                </w:rPrChange>
              </w:rPr>
              <w:fldChar w:fldCharType="end"/>
            </w:r>
            <w:r w:rsidR="00805346" w:rsidRPr="00805346">
              <w:rPr>
                <w:rStyle w:val="Hyperlink"/>
                <w:szCs w:val="24"/>
                <w:rPrChange w:id="222" w:author="Cláudio Nóbrega" w:date="2020-07-18T11:10:00Z">
                  <w:rPr>
                    <w:rStyle w:val="Hyperlink"/>
                  </w:rPr>
                </w:rPrChange>
              </w:rPr>
              <w:fldChar w:fldCharType="end"/>
            </w:r>
          </w:ins>
        </w:p>
        <w:p w14:paraId="7CB292CA" w14:textId="5B5FD4E8" w:rsidR="00805346" w:rsidRPr="00805346" w:rsidRDefault="00805346">
          <w:pPr>
            <w:pStyle w:val="Sumrio1"/>
            <w:rPr>
              <w:ins w:id="223" w:author="Cláudio Nóbrega" w:date="2020-07-18T11:10:00Z"/>
              <w:rFonts w:eastAsiaTheme="minorEastAsia"/>
              <w:bCs w:val="0"/>
              <w:szCs w:val="24"/>
              <w:rPrChange w:id="224" w:author="Cláudio Nóbrega" w:date="2020-07-18T11:10:00Z">
                <w:rPr>
                  <w:ins w:id="225" w:author="Cláudio Nóbrega" w:date="2020-07-18T11:10:00Z"/>
                  <w:rFonts w:asciiTheme="minorHAnsi" w:eastAsiaTheme="minorEastAsia" w:hAnsiTheme="minorHAnsi" w:cstheme="minorBidi"/>
                  <w:bCs w:val="0"/>
                  <w:sz w:val="22"/>
                  <w:szCs w:val="22"/>
                </w:rPr>
              </w:rPrChange>
            </w:rPr>
          </w:pPr>
          <w:ins w:id="226" w:author="Cláudio Nóbrega" w:date="2020-07-18T11:10:00Z">
            <w:r w:rsidRPr="00805346">
              <w:rPr>
                <w:rStyle w:val="Hyperlink"/>
                <w:szCs w:val="24"/>
                <w:rPrChange w:id="227" w:author="Cláudio Nóbrega" w:date="2020-07-18T11:10:00Z">
                  <w:rPr>
                    <w:rStyle w:val="Hyperlink"/>
                  </w:rPr>
                </w:rPrChange>
              </w:rPr>
              <w:fldChar w:fldCharType="begin"/>
            </w:r>
            <w:r w:rsidRPr="00805346">
              <w:rPr>
                <w:rStyle w:val="Hyperlink"/>
                <w:szCs w:val="24"/>
                <w:rPrChange w:id="228" w:author="Cláudio Nóbrega" w:date="2020-07-18T11:10:00Z">
                  <w:rPr>
                    <w:rStyle w:val="Hyperlink"/>
                  </w:rPr>
                </w:rPrChange>
              </w:rPr>
              <w:instrText xml:space="preserve"> </w:instrText>
            </w:r>
            <w:r w:rsidRPr="00805346">
              <w:rPr>
                <w:szCs w:val="24"/>
                <w:rPrChange w:id="229" w:author="Cláudio Nóbrega" w:date="2020-07-18T11:10:00Z">
                  <w:rPr/>
                </w:rPrChange>
              </w:rPr>
              <w:instrText>HYPERLINK \l "_Toc45963013"</w:instrText>
            </w:r>
            <w:r w:rsidRPr="00805346">
              <w:rPr>
                <w:rStyle w:val="Hyperlink"/>
                <w:szCs w:val="24"/>
                <w:rPrChange w:id="230" w:author="Cláudio Nóbrega" w:date="2020-07-18T11:10:00Z">
                  <w:rPr>
                    <w:rStyle w:val="Hyperlink"/>
                  </w:rPr>
                </w:rPrChange>
              </w:rPr>
              <w:instrText xml:space="preserve"> </w:instrText>
            </w:r>
            <w:r w:rsidRPr="00805346">
              <w:rPr>
                <w:rStyle w:val="Hyperlink"/>
                <w:szCs w:val="24"/>
                <w:rPrChange w:id="231" w:author="Cláudio Nóbrega" w:date="2020-07-18T11:10:00Z">
                  <w:rPr>
                    <w:rStyle w:val="Hyperlink"/>
                  </w:rPr>
                </w:rPrChange>
              </w:rPr>
            </w:r>
            <w:r w:rsidRPr="00805346">
              <w:rPr>
                <w:rStyle w:val="Hyperlink"/>
                <w:szCs w:val="24"/>
                <w:rPrChange w:id="232" w:author="Cláudio Nóbrega" w:date="2020-07-18T11:10:00Z">
                  <w:rPr>
                    <w:rStyle w:val="Hyperlink"/>
                  </w:rPr>
                </w:rPrChange>
              </w:rPr>
              <w:fldChar w:fldCharType="separate"/>
            </w:r>
            <w:r w:rsidRPr="00805346">
              <w:rPr>
                <w:rStyle w:val="Hyperlink"/>
                <w:szCs w:val="24"/>
                <w:rPrChange w:id="233" w:author="Cláudio Nóbrega" w:date="2020-07-18T11:10:00Z">
                  <w:rPr>
                    <w:rStyle w:val="Hyperlink"/>
                  </w:rPr>
                </w:rPrChange>
              </w:rPr>
              <w:t>2</w:t>
            </w:r>
            <w:r w:rsidRPr="00805346">
              <w:rPr>
                <w:rFonts w:eastAsiaTheme="minorEastAsia"/>
                <w:bCs w:val="0"/>
                <w:szCs w:val="24"/>
                <w:rPrChange w:id="234" w:author="Cláudio Nóbrega" w:date="2020-07-18T11:10:00Z">
                  <w:rPr>
                    <w:rFonts w:asciiTheme="minorHAnsi" w:eastAsiaTheme="minorEastAsia" w:hAnsiTheme="minorHAnsi" w:cstheme="minorBidi"/>
                    <w:bCs w:val="0"/>
                    <w:sz w:val="22"/>
                    <w:szCs w:val="22"/>
                  </w:rPr>
                </w:rPrChange>
              </w:rPr>
              <w:tab/>
            </w:r>
            <w:r w:rsidRPr="00805346">
              <w:rPr>
                <w:rStyle w:val="Hyperlink"/>
                <w:szCs w:val="24"/>
                <w:rPrChange w:id="235" w:author="Cláudio Nóbrega" w:date="2020-07-18T11:10:00Z">
                  <w:rPr>
                    <w:rStyle w:val="Hyperlink"/>
                  </w:rPr>
                </w:rPrChange>
              </w:rPr>
              <w:t>FUNDAMENTAÇÃO TEÓRICA</w:t>
            </w:r>
            <w:r w:rsidRPr="00805346">
              <w:rPr>
                <w:webHidden/>
                <w:szCs w:val="24"/>
                <w:rPrChange w:id="236" w:author="Cláudio Nóbrega" w:date="2020-07-18T11:10:00Z">
                  <w:rPr>
                    <w:webHidden/>
                  </w:rPr>
                </w:rPrChange>
              </w:rPr>
              <w:tab/>
            </w:r>
            <w:r w:rsidRPr="00805346">
              <w:rPr>
                <w:webHidden/>
                <w:szCs w:val="24"/>
                <w:rPrChange w:id="237" w:author="Cláudio Nóbrega" w:date="2020-07-18T11:10:00Z">
                  <w:rPr>
                    <w:webHidden/>
                  </w:rPr>
                </w:rPrChange>
              </w:rPr>
              <w:fldChar w:fldCharType="begin"/>
            </w:r>
            <w:r w:rsidRPr="00805346">
              <w:rPr>
                <w:webHidden/>
                <w:szCs w:val="24"/>
                <w:rPrChange w:id="238" w:author="Cláudio Nóbrega" w:date="2020-07-18T11:10:00Z">
                  <w:rPr>
                    <w:webHidden/>
                  </w:rPr>
                </w:rPrChange>
              </w:rPr>
              <w:instrText xml:space="preserve"> PAGEREF _Toc45963013 \h </w:instrText>
            </w:r>
            <w:r w:rsidRPr="00805346">
              <w:rPr>
                <w:webHidden/>
                <w:szCs w:val="24"/>
                <w:rPrChange w:id="239" w:author="Cláudio Nóbrega" w:date="2020-07-18T11:10:00Z">
                  <w:rPr>
                    <w:webHidden/>
                  </w:rPr>
                </w:rPrChange>
              </w:rPr>
            </w:r>
          </w:ins>
          <w:r w:rsidRPr="00805346">
            <w:rPr>
              <w:webHidden/>
              <w:szCs w:val="24"/>
              <w:rPrChange w:id="240" w:author="Cláudio Nóbrega" w:date="2020-07-18T11:10:00Z">
                <w:rPr>
                  <w:webHidden/>
                </w:rPr>
              </w:rPrChange>
            </w:rPr>
            <w:fldChar w:fldCharType="separate"/>
          </w:r>
          <w:ins w:id="241" w:author="Cláudio Nóbrega" w:date="2020-07-18T11:10:00Z">
            <w:r w:rsidRPr="00805346">
              <w:rPr>
                <w:webHidden/>
                <w:szCs w:val="24"/>
                <w:rPrChange w:id="242" w:author="Cláudio Nóbrega" w:date="2020-07-18T11:10:00Z">
                  <w:rPr>
                    <w:webHidden/>
                  </w:rPr>
                </w:rPrChange>
              </w:rPr>
              <w:t>7</w:t>
            </w:r>
            <w:r w:rsidRPr="00805346">
              <w:rPr>
                <w:webHidden/>
                <w:szCs w:val="24"/>
                <w:rPrChange w:id="243" w:author="Cláudio Nóbrega" w:date="2020-07-18T11:10:00Z">
                  <w:rPr>
                    <w:webHidden/>
                  </w:rPr>
                </w:rPrChange>
              </w:rPr>
              <w:fldChar w:fldCharType="end"/>
            </w:r>
            <w:r w:rsidRPr="00805346">
              <w:rPr>
                <w:rStyle w:val="Hyperlink"/>
                <w:szCs w:val="24"/>
                <w:rPrChange w:id="244" w:author="Cláudio Nóbrega" w:date="2020-07-18T11:10:00Z">
                  <w:rPr>
                    <w:rStyle w:val="Hyperlink"/>
                  </w:rPr>
                </w:rPrChange>
              </w:rPr>
              <w:fldChar w:fldCharType="end"/>
            </w:r>
          </w:ins>
        </w:p>
        <w:p w14:paraId="69B638A8" w14:textId="6BBFF6A1" w:rsidR="00805346" w:rsidRPr="00805346" w:rsidRDefault="00805346">
          <w:pPr>
            <w:pStyle w:val="Sumrio2"/>
            <w:tabs>
              <w:tab w:val="left" w:pos="520"/>
              <w:tab w:val="right" w:leader="dot" w:pos="9062"/>
            </w:tabs>
            <w:rPr>
              <w:ins w:id="245" w:author="Cláudio Nóbrega" w:date="2020-07-18T11:10:00Z"/>
              <w:rFonts w:ascii="Times New Roman" w:eastAsiaTheme="minorEastAsia" w:hAnsi="Times New Roman" w:cs="Times New Roman"/>
              <w:iCs w:val="0"/>
              <w:noProof/>
              <w:szCs w:val="24"/>
              <w:rPrChange w:id="246" w:author="Cláudio Nóbrega" w:date="2020-07-18T11:10:00Z">
                <w:rPr>
                  <w:ins w:id="247" w:author="Cláudio Nóbrega" w:date="2020-07-18T11:10:00Z"/>
                  <w:rFonts w:asciiTheme="minorHAnsi" w:eastAsiaTheme="minorEastAsia" w:hAnsiTheme="minorHAnsi" w:cstheme="minorBidi"/>
                  <w:iCs w:val="0"/>
                  <w:noProof/>
                  <w:sz w:val="22"/>
                  <w:szCs w:val="22"/>
                </w:rPr>
              </w:rPrChange>
            </w:rPr>
          </w:pPr>
          <w:ins w:id="248" w:author="Cláudio Nóbrega" w:date="2020-07-18T11:10:00Z">
            <w:r w:rsidRPr="00805346">
              <w:rPr>
                <w:rStyle w:val="Hyperlink"/>
                <w:rFonts w:ascii="Times New Roman" w:hAnsi="Times New Roman" w:cs="Times New Roman"/>
                <w:noProof/>
                <w:szCs w:val="24"/>
                <w:rPrChange w:id="249"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250" w:author="Cláudio Nóbrega" w:date="2020-07-18T11:10:00Z">
                  <w:rPr>
                    <w:rStyle w:val="Hyperlink"/>
                    <w:noProof/>
                  </w:rPr>
                </w:rPrChange>
              </w:rPr>
              <w:instrText xml:space="preserve"> </w:instrText>
            </w:r>
            <w:r w:rsidRPr="00805346">
              <w:rPr>
                <w:rFonts w:ascii="Times New Roman" w:hAnsi="Times New Roman" w:cs="Times New Roman"/>
                <w:noProof/>
                <w:szCs w:val="24"/>
                <w:rPrChange w:id="251" w:author="Cláudio Nóbrega" w:date="2020-07-18T11:10:00Z">
                  <w:rPr>
                    <w:noProof/>
                  </w:rPr>
                </w:rPrChange>
              </w:rPr>
              <w:instrText>HYPERLINK \l "_Toc45963014"</w:instrText>
            </w:r>
            <w:r w:rsidRPr="00805346">
              <w:rPr>
                <w:rStyle w:val="Hyperlink"/>
                <w:rFonts w:ascii="Times New Roman" w:hAnsi="Times New Roman" w:cs="Times New Roman"/>
                <w:noProof/>
                <w:szCs w:val="24"/>
                <w:rPrChange w:id="252"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253" w:author="Cláudio Nóbrega" w:date="2020-07-18T11:10:00Z">
                  <w:rPr>
                    <w:rStyle w:val="Hyperlink"/>
                    <w:noProof/>
                  </w:rPr>
                </w:rPrChange>
              </w:rPr>
            </w:r>
            <w:r w:rsidRPr="00805346">
              <w:rPr>
                <w:rStyle w:val="Hyperlink"/>
                <w:rFonts w:ascii="Times New Roman" w:hAnsi="Times New Roman" w:cs="Times New Roman"/>
                <w:noProof/>
                <w:szCs w:val="24"/>
                <w:rPrChange w:id="254"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255" w:author="Cláudio Nóbrega" w:date="2020-07-18T11:10:00Z">
                  <w:rPr>
                    <w:rStyle w:val="Hyperlink"/>
                    <w:rFonts w:ascii="Times New Roman" w:hAnsi="Times New Roman" w:cs="Times New Roman"/>
                    <w:noProof/>
                  </w:rPr>
                </w:rPrChange>
              </w:rPr>
              <w:t>2.1</w:t>
            </w:r>
            <w:r w:rsidRPr="00805346">
              <w:rPr>
                <w:rFonts w:ascii="Times New Roman" w:eastAsiaTheme="minorEastAsia" w:hAnsi="Times New Roman" w:cs="Times New Roman"/>
                <w:iCs w:val="0"/>
                <w:noProof/>
                <w:szCs w:val="24"/>
                <w:rPrChange w:id="256" w:author="Cláudio Nóbrega" w:date="2020-07-18T11:10:00Z">
                  <w:rPr>
                    <w:rFonts w:asciiTheme="minorHAnsi" w:eastAsiaTheme="minorEastAsia" w:hAnsiTheme="minorHAnsi" w:cstheme="minorBidi"/>
                    <w:iCs w:val="0"/>
                    <w:noProof/>
                    <w:sz w:val="22"/>
                    <w:szCs w:val="22"/>
                  </w:rPr>
                </w:rPrChange>
              </w:rPr>
              <w:tab/>
            </w:r>
            <w:r w:rsidRPr="00805346">
              <w:rPr>
                <w:rStyle w:val="Hyperlink"/>
                <w:rFonts w:ascii="Times New Roman" w:hAnsi="Times New Roman" w:cs="Times New Roman"/>
                <w:noProof/>
                <w:szCs w:val="24"/>
                <w:rPrChange w:id="257" w:author="Cláudio Nóbrega" w:date="2020-07-18T11:10:00Z">
                  <w:rPr>
                    <w:rStyle w:val="Hyperlink"/>
                    <w:rFonts w:ascii="Times New Roman" w:hAnsi="Times New Roman" w:cs="Times New Roman"/>
                    <w:noProof/>
                  </w:rPr>
                </w:rPrChange>
              </w:rPr>
              <w:t>O que é segmentação</w:t>
            </w:r>
            <w:r w:rsidRPr="00805346">
              <w:rPr>
                <w:rFonts w:ascii="Times New Roman" w:hAnsi="Times New Roman" w:cs="Times New Roman"/>
                <w:noProof/>
                <w:webHidden/>
                <w:szCs w:val="24"/>
                <w:rPrChange w:id="258" w:author="Cláudio Nóbrega" w:date="2020-07-18T11:10:00Z">
                  <w:rPr>
                    <w:noProof/>
                    <w:webHidden/>
                  </w:rPr>
                </w:rPrChange>
              </w:rPr>
              <w:tab/>
            </w:r>
            <w:r w:rsidRPr="00805346">
              <w:rPr>
                <w:rFonts w:ascii="Times New Roman" w:hAnsi="Times New Roman" w:cs="Times New Roman"/>
                <w:noProof/>
                <w:webHidden/>
                <w:szCs w:val="24"/>
                <w:rPrChange w:id="259" w:author="Cláudio Nóbrega" w:date="2020-07-18T11:10:00Z">
                  <w:rPr>
                    <w:noProof/>
                    <w:webHidden/>
                  </w:rPr>
                </w:rPrChange>
              </w:rPr>
              <w:fldChar w:fldCharType="begin"/>
            </w:r>
            <w:r w:rsidRPr="00805346">
              <w:rPr>
                <w:rFonts w:ascii="Times New Roman" w:hAnsi="Times New Roman" w:cs="Times New Roman"/>
                <w:noProof/>
                <w:webHidden/>
                <w:szCs w:val="24"/>
                <w:rPrChange w:id="260" w:author="Cláudio Nóbrega" w:date="2020-07-18T11:10:00Z">
                  <w:rPr>
                    <w:noProof/>
                    <w:webHidden/>
                  </w:rPr>
                </w:rPrChange>
              </w:rPr>
              <w:instrText xml:space="preserve"> PAGEREF _Toc45963014 \h </w:instrText>
            </w:r>
            <w:r w:rsidRPr="00805346">
              <w:rPr>
                <w:rFonts w:ascii="Times New Roman" w:hAnsi="Times New Roman" w:cs="Times New Roman"/>
                <w:noProof/>
                <w:webHidden/>
                <w:szCs w:val="24"/>
                <w:rPrChange w:id="261" w:author="Cláudio Nóbrega" w:date="2020-07-18T11:10:00Z">
                  <w:rPr>
                    <w:noProof/>
                    <w:webHidden/>
                  </w:rPr>
                </w:rPrChange>
              </w:rPr>
            </w:r>
          </w:ins>
          <w:r w:rsidRPr="00805346">
            <w:rPr>
              <w:rFonts w:ascii="Times New Roman" w:hAnsi="Times New Roman" w:cs="Times New Roman"/>
              <w:noProof/>
              <w:webHidden/>
              <w:szCs w:val="24"/>
              <w:rPrChange w:id="262" w:author="Cláudio Nóbrega" w:date="2020-07-18T11:10:00Z">
                <w:rPr>
                  <w:noProof/>
                  <w:webHidden/>
                </w:rPr>
              </w:rPrChange>
            </w:rPr>
            <w:fldChar w:fldCharType="separate"/>
          </w:r>
          <w:ins w:id="263" w:author="Cláudio Nóbrega" w:date="2020-07-18T11:10:00Z">
            <w:r w:rsidRPr="00805346">
              <w:rPr>
                <w:rFonts w:ascii="Times New Roman" w:hAnsi="Times New Roman" w:cs="Times New Roman"/>
                <w:noProof/>
                <w:webHidden/>
                <w:szCs w:val="24"/>
                <w:rPrChange w:id="264" w:author="Cláudio Nóbrega" w:date="2020-07-18T11:10:00Z">
                  <w:rPr>
                    <w:noProof/>
                    <w:webHidden/>
                  </w:rPr>
                </w:rPrChange>
              </w:rPr>
              <w:t>7</w:t>
            </w:r>
            <w:r w:rsidRPr="00805346">
              <w:rPr>
                <w:rFonts w:ascii="Times New Roman" w:hAnsi="Times New Roman" w:cs="Times New Roman"/>
                <w:noProof/>
                <w:webHidden/>
                <w:szCs w:val="24"/>
                <w:rPrChange w:id="265" w:author="Cláudio Nóbrega" w:date="2020-07-18T11:10:00Z">
                  <w:rPr>
                    <w:noProof/>
                    <w:webHidden/>
                  </w:rPr>
                </w:rPrChange>
              </w:rPr>
              <w:fldChar w:fldCharType="end"/>
            </w:r>
            <w:r w:rsidRPr="00805346">
              <w:rPr>
                <w:rStyle w:val="Hyperlink"/>
                <w:rFonts w:ascii="Times New Roman" w:hAnsi="Times New Roman" w:cs="Times New Roman"/>
                <w:noProof/>
                <w:szCs w:val="24"/>
                <w:rPrChange w:id="266" w:author="Cláudio Nóbrega" w:date="2020-07-18T11:10:00Z">
                  <w:rPr>
                    <w:rStyle w:val="Hyperlink"/>
                    <w:noProof/>
                  </w:rPr>
                </w:rPrChange>
              </w:rPr>
              <w:fldChar w:fldCharType="end"/>
            </w:r>
          </w:ins>
        </w:p>
        <w:p w14:paraId="0EA866D1" w14:textId="77EF8179" w:rsidR="00805346" w:rsidRPr="00805346" w:rsidRDefault="00805346">
          <w:pPr>
            <w:pStyle w:val="Sumrio2"/>
            <w:tabs>
              <w:tab w:val="left" w:pos="520"/>
              <w:tab w:val="right" w:leader="dot" w:pos="9062"/>
            </w:tabs>
            <w:rPr>
              <w:ins w:id="267" w:author="Cláudio Nóbrega" w:date="2020-07-18T11:10:00Z"/>
              <w:rFonts w:ascii="Times New Roman" w:eastAsiaTheme="minorEastAsia" w:hAnsi="Times New Roman" w:cs="Times New Roman"/>
              <w:iCs w:val="0"/>
              <w:noProof/>
              <w:szCs w:val="24"/>
              <w:rPrChange w:id="268" w:author="Cláudio Nóbrega" w:date="2020-07-18T11:10:00Z">
                <w:rPr>
                  <w:ins w:id="269" w:author="Cláudio Nóbrega" w:date="2020-07-18T11:10:00Z"/>
                  <w:rFonts w:asciiTheme="minorHAnsi" w:eastAsiaTheme="minorEastAsia" w:hAnsiTheme="minorHAnsi" w:cstheme="minorBidi"/>
                  <w:iCs w:val="0"/>
                  <w:noProof/>
                  <w:sz w:val="22"/>
                  <w:szCs w:val="22"/>
                </w:rPr>
              </w:rPrChange>
            </w:rPr>
          </w:pPr>
          <w:ins w:id="270" w:author="Cláudio Nóbrega" w:date="2020-07-18T11:10:00Z">
            <w:r w:rsidRPr="00805346">
              <w:rPr>
                <w:rStyle w:val="Hyperlink"/>
                <w:rFonts w:ascii="Times New Roman" w:hAnsi="Times New Roman" w:cs="Times New Roman"/>
                <w:noProof/>
                <w:szCs w:val="24"/>
                <w:rPrChange w:id="271"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272" w:author="Cláudio Nóbrega" w:date="2020-07-18T11:10:00Z">
                  <w:rPr>
                    <w:rStyle w:val="Hyperlink"/>
                    <w:noProof/>
                  </w:rPr>
                </w:rPrChange>
              </w:rPr>
              <w:instrText xml:space="preserve"> </w:instrText>
            </w:r>
            <w:r w:rsidRPr="00805346">
              <w:rPr>
                <w:rFonts w:ascii="Times New Roman" w:hAnsi="Times New Roman" w:cs="Times New Roman"/>
                <w:noProof/>
                <w:szCs w:val="24"/>
                <w:rPrChange w:id="273" w:author="Cláudio Nóbrega" w:date="2020-07-18T11:10:00Z">
                  <w:rPr>
                    <w:noProof/>
                  </w:rPr>
                </w:rPrChange>
              </w:rPr>
              <w:instrText>HYPERLINK \l "_Toc45963015"</w:instrText>
            </w:r>
            <w:r w:rsidRPr="00805346">
              <w:rPr>
                <w:rStyle w:val="Hyperlink"/>
                <w:rFonts w:ascii="Times New Roman" w:hAnsi="Times New Roman" w:cs="Times New Roman"/>
                <w:noProof/>
                <w:szCs w:val="24"/>
                <w:rPrChange w:id="274"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275" w:author="Cláudio Nóbrega" w:date="2020-07-18T11:10:00Z">
                  <w:rPr>
                    <w:rStyle w:val="Hyperlink"/>
                    <w:noProof/>
                  </w:rPr>
                </w:rPrChange>
              </w:rPr>
            </w:r>
            <w:r w:rsidRPr="00805346">
              <w:rPr>
                <w:rStyle w:val="Hyperlink"/>
                <w:rFonts w:ascii="Times New Roman" w:hAnsi="Times New Roman" w:cs="Times New Roman"/>
                <w:noProof/>
                <w:szCs w:val="24"/>
                <w:rPrChange w:id="276"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277" w:author="Cláudio Nóbrega" w:date="2020-07-18T11:10:00Z">
                  <w:rPr>
                    <w:rStyle w:val="Hyperlink"/>
                    <w:rFonts w:ascii="Times New Roman" w:hAnsi="Times New Roman" w:cs="Times New Roman"/>
                    <w:noProof/>
                  </w:rPr>
                </w:rPrChange>
              </w:rPr>
              <w:t>2.2</w:t>
            </w:r>
            <w:r w:rsidRPr="00805346">
              <w:rPr>
                <w:rFonts w:ascii="Times New Roman" w:eastAsiaTheme="minorEastAsia" w:hAnsi="Times New Roman" w:cs="Times New Roman"/>
                <w:iCs w:val="0"/>
                <w:noProof/>
                <w:szCs w:val="24"/>
                <w:rPrChange w:id="278" w:author="Cláudio Nóbrega" w:date="2020-07-18T11:10:00Z">
                  <w:rPr>
                    <w:rFonts w:asciiTheme="minorHAnsi" w:eastAsiaTheme="minorEastAsia" w:hAnsiTheme="minorHAnsi" w:cstheme="minorBidi"/>
                    <w:iCs w:val="0"/>
                    <w:noProof/>
                    <w:sz w:val="22"/>
                    <w:szCs w:val="22"/>
                  </w:rPr>
                </w:rPrChange>
              </w:rPr>
              <w:tab/>
            </w:r>
            <w:r w:rsidRPr="00805346">
              <w:rPr>
                <w:rStyle w:val="Hyperlink"/>
                <w:rFonts w:ascii="Times New Roman" w:hAnsi="Times New Roman" w:cs="Times New Roman"/>
                <w:noProof/>
                <w:szCs w:val="24"/>
                <w:rPrChange w:id="279" w:author="Cláudio Nóbrega" w:date="2020-07-18T11:10:00Z">
                  <w:rPr>
                    <w:rStyle w:val="Hyperlink"/>
                    <w:rFonts w:ascii="Times New Roman" w:hAnsi="Times New Roman" w:cs="Times New Roman"/>
                    <w:noProof/>
                  </w:rPr>
                </w:rPrChange>
              </w:rPr>
              <w:t>Segmentação de Movimento</w:t>
            </w:r>
            <w:r w:rsidRPr="00805346">
              <w:rPr>
                <w:rFonts w:ascii="Times New Roman" w:hAnsi="Times New Roman" w:cs="Times New Roman"/>
                <w:noProof/>
                <w:webHidden/>
                <w:szCs w:val="24"/>
                <w:rPrChange w:id="280" w:author="Cláudio Nóbrega" w:date="2020-07-18T11:10:00Z">
                  <w:rPr>
                    <w:noProof/>
                    <w:webHidden/>
                  </w:rPr>
                </w:rPrChange>
              </w:rPr>
              <w:tab/>
            </w:r>
            <w:r w:rsidRPr="00805346">
              <w:rPr>
                <w:rFonts w:ascii="Times New Roman" w:hAnsi="Times New Roman" w:cs="Times New Roman"/>
                <w:noProof/>
                <w:webHidden/>
                <w:szCs w:val="24"/>
                <w:rPrChange w:id="281" w:author="Cláudio Nóbrega" w:date="2020-07-18T11:10:00Z">
                  <w:rPr>
                    <w:noProof/>
                    <w:webHidden/>
                  </w:rPr>
                </w:rPrChange>
              </w:rPr>
              <w:fldChar w:fldCharType="begin"/>
            </w:r>
            <w:r w:rsidRPr="00805346">
              <w:rPr>
                <w:rFonts w:ascii="Times New Roman" w:hAnsi="Times New Roman" w:cs="Times New Roman"/>
                <w:noProof/>
                <w:webHidden/>
                <w:szCs w:val="24"/>
                <w:rPrChange w:id="282" w:author="Cláudio Nóbrega" w:date="2020-07-18T11:10:00Z">
                  <w:rPr>
                    <w:noProof/>
                    <w:webHidden/>
                  </w:rPr>
                </w:rPrChange>
              </w:rPr>
              <w:instrText xml:space="preserve"> PAGEREF _Toc45963015 \h </w:instrText>
            </w:r>
            <w:r w:rsidRPr="00805346">
              <w:rPr>
                <w:rFonts w:ascii="Times New Roman" w:hAnsi="Times New Roman" w:cs="Times New Roman"/>
                <w:noProof/>
                <w:webHidden/>
                <w:szCs w:val="24"/>
                <w:rPrChange w:id="283" w:author="Cláudio Nóbrega" w:date="2020-07-18T11:10:00Z">
                  <w:rPr>
                    <w:noProof/>
                    <w:webHidden/>
                  </w:rPr>
                </w:rPrChange>
              </w:rPr>
            </w:r>
          </w:ins>
          <w:r w:rsidRPr="00805346">
            <w:rPr>
              <w:rFonts w:ascii="Times New Roman" w:hAnsi="Times New Roman" w:cs="Times New Roman"/>
              <w:noProof/>
              <w:webHidden/>
              <w:szCs w:val="24"/>
              <w:rPrChange w:id="284" w:author="Cláudio Nóbrega" w:date="2020-07-18T11:10:00Z">
                <w:rPr>
                  <w:noProof/>
                  <w:webHidden/>
                </w:rPr>
              </w:rPrChange>
            </w:rPr>
            <w:fldChar w:fldCharType="separate"/>
          </w:r>
          <w:ins w:id="285" w:author="Cláudio Nóbrega" w:date="2020-07-18T11:10:00Z">
            <w:r w:rsidRPr="00805346">
              <w:rPr>
                <w:rFonts w:ascii="Times New Roman" w:hAnsi="Times New Roman" w:cs="Times New Roman"/>
                <w:noProof/>
                <w:webHidden/>
                <w:szCs w:val="24"/>
                <w:rPrChange w:id="286" w:author="Cláudio Nóbrega" w:date="2020-07-18T11:10:00Z">
                  <w:rPr>
                    <w:noProof/>
                    <w:webHidden/>
                  </w:rPr>
                </w:rPrChange>
              </w:rPr>
              <w:t>7</w:t>
            </w:r>
            <w:r w:rsidRPr="00805346">
              <w:rPr>
                <w:rFonts w:ascii="Times New Roman" w:hAnsi="Times New Roman" w:cs="Times New Roman"/>
                <w:noProof/>
                <w:webHidden/>
                <w:szCs w:val="24"/>
                <w:rPrChange w:id="287" w:author="Cláudio Nóbrega" w:date="2020-07-18T11:10:00Z">
                  <w:rPr>
                    <w:noProof/>
                    <w:webHidden/>
                  </w:rPr>
                </w:rPrChange>
              </w:rPr>
              <w:fldChar w:fldCharType="end"/>
            </w:r>
            <w:r w:rsidRPr="00805346">
              <w:rPr>
                <w:rStyle w:val="Hyperlink"/>
                <w:rFonts w:ascii="Times New Roman" w:hAnsi="Times New Roman" w:cs="Times New Roman"/>
                <w:noProof/>
                <w:szCs w:val="24"/>
                <w:rPrChange w:id="288" w:author="Cláudio Nóbrega" w:date="2020-07-18T11:10:00Z">
                  <w:rPr>
                    <w:rStyle w:val="Hyperlink"/>
                    <w:noProof/>
                  </w:rPr>
                </w:rPrChange>
              </w:rPr>
              <w:fldChar w:fldCharType="end"/>
            </w:r>
          </w:ins>
        </w:p>
        <w:p w14:paraId="6D7D14F9" w14:textId="17AC755E" w:rsidR="00805346" w:rsidRPr="00805346" w:rsidRDefault="00805346">
          <w:pPr>
            <w:pStyle w:val="Sumrio1"/>
            <w:rPr>
              <w:ins w:id="289" w:author="Cláudio Nóbrega" w:date="2020-07-18T11:10:00Z"/>
              <w:rFonts w:eastAsiaTheme="minorEastAsia"/>
              <w:bCs w:val="0"/>
              <w:szCs w:val="24"/>
              <w:rPrChange w:id="290" w:author="Cláudio Nóbrega" w:date="2020-07-18T11:10:00Z">
                <w:rPr>
                  <w:ins w:id="291" w:author="Cláudio Nóbrega" w:date="2020-07-18T11:10:00Z"/>
                  <w:rFonts w:asciiTheme="minorHAnsi" w:eastAsiaTheme="minorEastAsia" w:hAnsiTheme="minorHAnsi" w:cstheme="minorBidi"/>
                  <w:bCs w:val="0"/>
                  <w:sz w:val="22"/>
                  <w:szCs w:val="22"/>
                </w:rPr>
              </w:rPrChange>
            </w:rPr>
          </w:pPr>
          <w:ins w:id="292" w:author="Cláudio Nóbrega" w:date="2020-07-18T11:10:00Z">
            <w:r w:rsidRPr="00805346">
              <w:rPr>
                <w:rStyle w:val="Hyperlink"/>
                <w:szCs w:val="24"/>
                <w:rPrChange w:id="293" w:author="Cláudio Nóbrega" w:date="2020-07-18T11:10:00Z">
                  <w:rPr>
                    <w:rStyle w:val="Hyperlink"/>
                  </w:rPr>
                </w:rPrChange>
              </w:rPr>
              <w:fldChar w:fldCharType="begin"/>
            </w:r>
            <w:r w:rsidRPr="00805346">
              <w:rPr>
                <w:rStyle w:val="Hyperlink"/>
                <w:szCs w:val="24"/>
                <w:rPrChange w:id="294" w:author="Cláudio Nóbrega" w:date="2020-07-18T11:10:00Z">
                  <w:rPr>
                    <w:rStyle w:val="Hyperlink"/>
                  </w:rPr>
                </w:rPrChange>
              </w:rPr>
              <w:instrText xml:space="preserve"> </w:instrText>
            </w:r>
            <w:r w:rsidRPr="00805346">
              <w:rPr>
                <w:szCs w:val="24"/>
                <w:rPrChange w:id="295" w:author="Cláudio Nóbrega" w:date="2020-07-18T11:10:00Z">
                  <w:rPr/>
                </w:rPrChange>
              </w:rPr>
              <w:instrText>HYPERLINK \l "_Toc45963016"</w:instrText>
            </w:r>
            <w:r w:rsidRPr="00805346">
              <w:rPr>
                <w:rStyle w:val="Hyperlink"/>
                <w:szCs w:val="24"/>
                <w:rPrChange w:id="296" w:author="Cláudio Nóbrega" w:date="2020-07-18T11:10:00Z">
                  <w:rPr>
                    <w:rStyle w:val="Hyperlink"/>
                  </w:rPr>
                </w:rPrChange>
              </w:rPr>
              <w:instrText xml:space="preserve"> </w:instrText>
            </w:r>
            <w:r w:rsidRPr="00805346">
              <w:rPr>
                <w:rStyle w:val="Hyperlink"/>
                <w:szCs w:val="24"/>
                <w:rPrChange w:id="297" w:author="Cláudio Nóbrega" w:date="2020-07-18T11:10:00Z">
                  <w:rPr>
                    <w:rStyle w:val="Hyperlink"/>
                  </w:rPr>
                </w:rPrChange>
              </w:rPr>
            </w:r>
            <w:r w:rsidRPr="00805346">
              <w:rPr>
                <w:rStyle w:val="Hyperlink"/>
                <w:szCs w:val="24"/>
                <w:rPrChange w:id="298" w:author="Cláudio Nóbrega" w:date="2020-07-18T11:10:00Z">
                  <w:rPr>
                    <w:rStyle w:val="Hyperlink"/>
                  </w:rPr>
                </w:rPrChange>
              </w:rPr>
              <w:fldChar w:fldCharType="separate"/>
            </w:r>
            <w:r w:rsidRPr="00805346">
              <w:rPr>
                <w:rStyle w:val="Hyperlink"/>
                <w:szCs w:val="24"/>
                <w:rPrChange w:id="299" w:author="Cláudio Nóbrega" w:date="2020-07-18T11:10:00Z">
                  <w:rPr>
                    <w:rStyle w:val="Hyperlink"/>
                  </w:rPr>
                </w:rPrChange>
              </w:rPr>
              <w:t>3</w:t>
            </w:r>
            <w:r w:rsidRPr="00805346">
              <w:rPr>
                <w:rFonts w:eastAsiaTheme="minorEastAsia"/>
                <w:bCs w:val="0"/>
                <w:szCs w:val="24"/>
                <w:rPrChange w:id="300" w:author="Cláudio Nóbrega" w:date="2020-07-18T11:10:00Z">
                  <w:rPr>
                    <w:rFonts w:asciiTheme="minorHAnsi" w:eastAsiaTheme="minorEastAsia" w:hAnsiTheme="minorHAnsi" w:cstheme="minorBidi"/>
                    <w:bCs w:val="0"/>
                    <w:sz w:val="22"/>
                    <w:szCs w:val="22"/>
                  </w:rPr>
                </w:rPrChange>
              </w:rPr>
              <w:tab/>
            </w:r>
            <w:r w:rsidRPr="00805346">
              <w:rPr>
                <w:rStyle w:val="Hyperlink"/>
                <w:szCs w:val="24"/>
                <w:rPrChange w:id="301" w:author="Cláudio Nóbrega" w:date="2020-07-18T11:10:00Z">
                  <w:rPr>
                    <w:rStyle w:val="Hyperlink"/>
                  </w:rPr>
                </w:rPrChange>
              </w:rPr>
              <w:t>Procedimentos METODOLÓGICOS</w:t>
            </w:r>
            <w:r w:rsidRPr="00805346">
              <w:rPr>
                <w:webHidden/>
                <w:szCs w:val="24"/>
                <w:rPrChange w:id="302" w:author="Cláudio Nóbrega" w:date="2020-07-18T11:10:00Z">
                  <w:rPr>
                    <w:webHidden/>
                  </w:rPr>
                </w:rPrChange>
              </w:rPr>
              <w:tab/>
            </w:r>
            <w:r w:rsidRPr="00805346">
              <w:rPr>
                <w:webHidden/>
                <w:szCs w:val="24"/>
                <w:rPrChange w:id="303" w:author="Cláudio Nóbrega" w:date="2020-07-18T11:10:00Z">
                  <w:rPr>
                    <w:webHidden/>
                  </w:rPr>
                </w:rPrChange>
              </w:rPr>
              <w:fldChar w:fldCharType="begin"/>
            </w:r>
            <w:r w:rsidRPr="00805346">
              <w:rPr>
                <w:webHidden/>
                <w:szCs w:val="24"/>
                <w:rPrChange w:id="304" w:author="Cláudio Nóbrega" w:date="2020-07-18T11:10:00Z">
                  <w:rPr>
                    <w:webHidden/>
                  </w:rPr>
                </w:rPrChange>
              </w:rPr>
              <w:instrText xml:space="preserve"> PAGEREF _Toc45963016 \h </w:instrText>
            </w:r>
            <w:r w:rsidRPr="00805346">
              <w:rPr>
                <w:webHidden/>
                <w:szCs w:val="24"/>
                <w:rPrChange w:id="305" w:author="Cláudio Nóbrega" w:date="2020-07-18T11:10:00Z">
                  <w:rPr>
                    <w:webHidden/>
                  </w:rPr>
                </w:rPrChange>
              </w:rPr>
            </w:r>
          </w:ins>
          <w:r w:rsidRPr="00805346">
            <w:rPr>
              <w:webHidden/>
              <w:szCs w:val="24"/>
              <w:rPrChange w:id="306" w:author="Cláudio Nóbrega" w:date="2020-07-18T11:10:00Z">
                <w:rPr>
                  <w:webHidden/>
                </w:rPr>
              </w:rPrChange>
            </w:rPr>
            <w:fldChar w:fldCharType="separate"/>
          </w:r>
          <w:ins w:id="307" w:author="Cláudio Nóbrega" w:date="2020-07-18T11:10:00Z">
            <w:r w:rsidRPr="00805346">
              <w:rPr>
                <w:webHidden/>
                <w:szCs w:val="24"/>
                <w:rPrChange w:id="308" w:author="Cláudio Nóbrega" w:date="2020-07-18T11:10:00Z">
                  <w:rPr>
                    <w:webHidden/>
                  </w:rPr>
                </w:rPrChange>
              </w:rPr>
              <w:t>9</w:t>
            </w:r>
            <w:r w:rsidRPr="00805346">
              <w:rPr>
                <w:webHidden/>
                <w:szCs w:val="24"/>
                <w:rPrChange w:id="309" w:author="Cláudio Nóbrega" w:date="2020-07-18T11:10:00Z">
                  <w:rPr>
                    <w:webHidden/>
                  </w:rPr>
                </w:rPrChange>
              </w:rPr>
              <w:fldChar w:fldCharType="end"/>
            </w:r>
            <w:r w:rsidRPr="00805346">
              <w:rPr>
                <w:rStyle w:val="Hyperlink"/>
                <w:szCs w:val="24"/>
                <w:rPrChange w:id="310" w:author="Cláudio Nóbrega" w:date="2020-07-18T11:10:00Z">
                  <w:rPr>
                    <w:rStyle w:val="Hyperlink"/>
                  </w:rPr>
                </w:rPrChange>
              </w:rPr>
              <w:fldChar w:fldCharType="end"/>
            </w:r>
          </w:ins>
        </w:p>
        <w:p w14:paraId="729A855F" w14:textId="3A2B87A0" w:rsidR="00805346" w:rsidRPr="00805346" w:rsidRDefault="00805346">
          <w:pPr>
            <w:pStyle w:val="Sumrio2"/>
            <w:tabs>
              <w:tab w:val="left" w:pos="520"/>
              <w:tab w:val="right" w:leader="dot" w:pos="9062"/>
            </w:tabs>
            <w:rPr>
              <w:ins w:id="311" w:author="Cláudio Nóbrega" w:date="2020-07-18T11:10:00Z"/>
              <w:rFonts w:ascii="Times New Roman" w:eastAsiaTheme="minorEastAsia" w:hAnsi="Times New Roman" w:cs="Times New Roman"/>
              <w:iCs w:val="0"/>
              <w:noProof/>
              <w:szCs w:val="24"/>
              <w:rPrChange w:id="312" w:author="Cláudio Nóbrega" w:date="2020-07-18T11:10:00Z">
                <w:rPr>
                  <w:ins w:id="313" w:author="Cláudio Nóbrega" w:date="2020-07-18T11:10:00Z"/>
                  <w:rFonts w:asciiTheme="minorHAnsi" w:eastAsiaTheme="minorEastAsia" w:hAnsiTheme="minorHAnsi" w:cstheme="minorBidi"/>
                  <w:iCs w:val="0"/>
                  <w:noProof/>
                  <w:sz w:val="22"/>
                  <w:szCs w:val="22"/>
                </w:rPr>
              </w:rPrChange>
            </w:rPr>
          </w:pPr>
          <w:ins w:id="314" w:author="Cláudio Nóbrega" w:date="2020-07-18T11:10:00Z">
            <w:r w:rsidRPr="00805346">
              <w:rPr>
                <w:rStyle w:val="Hyperlink"/>
                <w:rFonts w:ascii="Times New Roman" w:hAnsi="Times New Roman" w:cs="Times New Roman"/>
                <w:noProof/>
                <w:szCs w:val="24"/>
                <w:rPrChange w:id="315"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316" w:author="Cláudio Nóbrega" w:date="2020-07-18T11:10:00Z">
                  <w:rPr>
                    <w:rStyle w:val="Hyperlink"/>
                    <w:noProof/>
                  </w:rPr>
                </w:rPrChange>
              </w:rPr>
              <w:instrText xml:space="preserve"> </w:instrText>
            </w:r>
            <w:r w:rsidRPr="00805346">
              <w:rPr>
                <w:rFonts w:ascii="Times New Roman" w:hAnsi="Times New Roman" w:cs="Times New Roman"/>
                <w:noProof/>
                <w:szCs w:val="24"/>
                <w:rPrChange w:id="317" w:author="Cláudio Nóbrega" w:date="2020-07-18T11:10:00Z">
                  <w:rPr>
                    <w:noProof/>
                  </w:rPr>
                </w:rPrChange>
              </w:rPr>
              <w:instrText>HYPERLINK \l "_Toc45963017"</w:instrText>
            </w:r>
            <w:r w:rsidRPr="00805346">
              <w:rPr>
                <w:rStyle w:val="Hyperlink"/>
                <w:rFonts w:ascii="Times New Roman" w:hAnsi="Times New Roman" w:cs="Times New Roman"/>
                <w:noProof/>
                <w:szCs w:val="24"/>
                <w:rPrChange w:id="318"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319" w:author="Cláudio Nóbrega" w:date="2020-07-18T11:10:00Z">
                  <w:rPr>
                    <w:rStyle w:val="Hyperlink"/>
                    <w:noProof/>
                  </w:rPr>
                </w:rPrChange>
              </w:rPr>
            </w:r>
            <w:r w:rsidRPr="00805346">
              <w:rPr>
                <w:rStyle w:val="Hyperlink"/>
                <w:rFonts w:ascii="Times New Roman" w:hAnsi="Times New Roman" w:cs="Times New Roman"/>
                <w:noProof/>
                <w:szCs w:val="24"/>
                <w:rPrChange w:id="320"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321" w:author="Cláudio Nóbrega" w:date="2020-07-18T11:10:00Z">
                  <w:rPr>
                    <w:rStyle w:val="Hyperlink"/>
                    <w:rFonts w:ascii="Times New Roman" w:hAnsi="Times New Roman" w:cs="Times New Roman"/>
                    <w:noProof/>
                  </w:rPr>
                </w:rPrChange>
              </w:rPr>
              <w:t>3.1</w:t>
            </w:r>
            <w:r w:rsidRPr="00805346">
              <w:rPr>
                <w:rFonts w:ascii="Times New Roman" w:eastAsiaTheme="minorEastAsia" w:hAnsi="Times New Roman" w:cs="Times New Roman"/>
                <w:iCs w:val="0"/>
                <w:noProof/>
                <w:szCs w:val="24"/>
                <w:rPrChange w:id="322" w:author="Cláudio Nóbrega" w:date="2020-07-18T11:10:00Z">
                  <w:rPr>
                    <w:rFonts w:asciiTheme="minorHAnsi" w:eastAsiaTheme="minorEastAsia" w:hAnsiTheme="minorHAnsi" w:cstheme="minorBidi"/>
                    <w:iCs w:val="0"/>
                    <w:noProof/>
                    <w:sz w:val="22"/>
                    <w:szCs w:val="22"/>
                  </w:rPr>
                </w:rPrChange>
              </w:rPr>
              <w:tab/>
            </w:r>
            <w:r w:rsidRPr="00805346">
              <w:rPr>
                <w:rStyle w:val="Hyperlink"/>
                <w:rFonts w:ascii="Times New Roman" w:hAnsi="Times New Roman" w:cs="Times New Roman"/>
                <w:noProof/>
                <w:szCs w:val="24"/>
                <w:rPrChange w:id="323" w:author="Cláudio Nóbrega" w:date="2020-07-18T11:10:00Z">
                  <w:rPr>
                    <w:rStyle w:val="Hyperlink"/>
                    <w:rFonts w:ascii="Times New Roman" w:hAnsi="Times New Roman" w:cs="Times New Roman"/>
                    <w:noProof/>
                  </w:rPr>
                </w:rPrChange>
              </w:rPr>
              <w:t>Linguagem de Programação utilizada</w:t>
            </w:r>
            <w:r w:rsidRPr="00805346">
              <w:rPr>
                <w:rFonts w:ascii="Times New Roman" w:hAnsi="Times New Roman" w:cs="Times New Roman"/>
                <w:noProof/>
                <w:webHidden/>
                <w:szCs w:val="24"/>
                <w:rPrChange w:id="324" w:author="Cláudio Nóbrega" w:date="2020-07-18T11:10:00Z">
                  <w:rPr>
                    <w:noProof/>
                    <w:webHidden/>
                  </w:rPr>
                </w:rPrChange>
              </w:rPr>
              <w:tab/>
            </w:r>
            <w:r w:rsidRPr="00805346">
              <w:rPr>
                <w:rFonts w:ascii="Times New Roman" w:hAnsi="Times New Roman" w:cs="Times New Roman"/>
                <w:noProof/>
                <w:webHidden/>
                <w:szCs w:val="24"/>
                <w:rPrChange w:id="325" w:author="Cláudio Nóbrega" w:date="2020-07-18T11:10:00Z">
                  <w:rPr>
                    <w:noProof/>
                    <w:webHidden/>
                  </w:rPr>
                </w:rPrChange>
              </w:rPr>
              <w:fldChar w:fldCharType="begin"/>
            </w:r>
            <w:r w:rsidRPr="00805346">
              <w:rPr>
                <w:rFonts w:ascii="Times New Roman" w:hAnsi="Times New Roman" w:cs="Times New Roman"/>
                <w:noProof/>
                <w:webHidden/>
                <w:szCs w:val="24"/>
                <w:rPrChange w:id="326" w:author="Cláudio Nóbrega" w:date="2020-07-18T11:10:00Z">
                  <w:rPr>
                    <w:noProof/>
                    <w:webHidden/>
                  </w:rPr>
                </w:rPrChange>
              </w:rPr>
              <w:instrText xml:space="preserve"> PAGEREF _Toc45963017 \h </w:instrText>
            </w:r>
            <w:r w:rsidRPr="00805346">
              <w:rPr>
                <w:rFonts w:ascii="Times New Roman" w:hAnsi="Times New Roman" w:cs="Times New Roman"/>
                <w:noProof/>
                <w:webHidden/>
                <w:szCs w:val="24"/>
                <w:rPrChange w:id="327" w:author="Cláudio Nóbrega" w:date="2020-07-18T11:10:00Z">
                  <w:rPr>
                    <w:noProof/>
                    <w:webHidden/>
                  </w:rPr>
                </w:rPrChange>
              </w:rPr>
            </w:r>
          </w:ins>
          <w:r w:rsidRPr="00805346">
            <w:rPr>
              <w:rFonts w:ascii="Times New Roman" w:hAnsi="Times New Roman" w:cs="Times New Roman"/>
              <w:noProof/>
              <w:webHidden/>
              <w:szCs w:val="24"/>
              <w:rPrChange w:id="328" w:author="Cláudio Nóbrega" w:date="2020-07-18T11:10:00Z">
                <w:rPr>
                  <w:noProof/>
                  <w:webHidden/>
                </w:rPr>
              </w:rPrChange>
            </w:rPr>
            <w:fldChar w:fldCharType="separate"/>
          </w:r>
          <w:ins w:id="329" w:author="Cláudio Nóbrega" w:date="2020-07-18T11:10:00Z">
            <w:r w:rsidRPr="00805346">
              <w:rPr>
                <w:rFonts w:ascii="Times New Roman" w:hAnsi="Times New Roman" w:cs="Times New Roman"/>
                <w:noProof/>
                <w:webHidden/>
                <w:szCs w:val="24"/>
                <w:rPrChange w:id="330" w:author="Cláudio Nóbrega" w:date="2020-07-18T11:10:00Z">
                  <w:rPr>
                    <w:noProof/>
                    <w:webHidden/>
                  </w:rPr>
                </w:rPrChange>
              </w:rPr>
              <w:t>9</w:t>
            </w:r>
            <w:r w:rsidRPr="00805346">
              <w:rPr>
                <w:rFonts w:ascii="Times New Roman" w:hAnsi="Times New Roman" w:cs="Times New Roman"/>
                <w:noProof/>
                <w:webHidden/>
                <w:szCs w:val="24"/>
                <w:rPrChange w:id="331" w:author="Cláudio Nóbrega" w:date="2020-07-18T11:10:00Z">
                  <w:rPr>
                    <w:noProof/>
                    <w:webHidden/>
                  </w:rPr>
                </w:rPrChange>
              </w:rPr>
              <w:fldChar w:fldCharType="end"/>
            </w:r>
            <w:r w:rsidRPr="00805346">
              <w:rPr>
                <w:rStyle w:val="Hyperlink"/>
                <w:rFonts w:ascii="Times New Roman" w:hAnsi="Times New Roman" w:cs="Times New Roman"/>
                <w:noProof/>
                <w:szCs w:val="24"/>
                <w:rPrChange w:id="332" w:author="Cláudio Nóbrega" w:date="2020-07-18T11:10:00Z">
                  <w:rPr>
                    <w:rStyle w:val="Hyperlink"/>
                    <w:noProof/>
                  </w:rPr>
                </w:rPrChange>
              </w:rPr>
              <w:fldChar w:fldCharType="end"/>
            </w:r>
          </w:ins>
        </w:p>
        <w:p w14:paraId="2CFB8386" w14:textId="5642B7A8" w:rsidR="00805346" w:rsidRPr="00805346" w:rsidRDefault="00805346">
          <w:pPr>
            <w:pStyle w:val="Sumrio2"/>
            <w:tabs>
              <w:tab w:val="left" w:pos="520"/>
              <w:tab w:val="right" w:leader="dot" w:pos="9062"/>
            </w:tabs>
            <w:rPr>
              <w:ins w:id="333" w:author="Cláudio Nóbrega" w:date="2020-07-18T11:10:00Z"/>
              <w:rFonts w:ascii="Times New Roman" w:eastAsiaTheme="minorEastAsia" w:hAnsi="Times New Roman" w:cs="Times New Roman"/>
              <w:iCs w:val="0"/>
              <w:noProof/>
              <w:szCs w:val="24"/>
              <w:rPrChange w:id="334" w:author="Cláudio Nóbrega" w:date="2020-07-18T11:10:00Z">
                <w:rPr>
                  <w:ins w:id="335" w:author="Cláudio Nóbrega" w:date="2020-07-18T11:10:00Z"/>
                  <w:rFonts w:asciiTheme="minorHAnsi" w:eastAsiaTheme="minorEastAsia" w:hAnsiTheme="minorHAnsi" w:cstheme="minorBidi"/>
                  <w:iCs w:val="0"/>
                  <w:noProof/>
                  <w:sz w:val="22"/>
                  <w:szCs w:val="22"/>
                </w:rPr>
              </w:rPrChange>
            </w:rPr>
          </w:pPr>
          <w:ins w:id="336" w:author="Cláudio Nóbrega" w:date="2020-07-18T11:10:00Z">
            <w:r w:rsidRPr="00805346">
              <w:rPr>
                <w:rStyle w:val="Hyperlink"/>
                <w:rFonts w:ascii="Times New Roman" w:hAnsi="Times New Roman" w:cs="Times New Roman"/>
                <w:noProof/>
                <w:szCs w:val="24"/>
                <w:rPrChange w:id="337"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338" w:author="Cláudio Nóbrega" w:date="2020-07-18T11:10:00Z">
                  <w:rPr>
                    <w:rStyle w:val="Hyperlink"/>
                    <w:noProof/>
                  </w:rPr>
                </w:rPrChange>
              </w:rPr>
              <w:instrText xml:space="preserve"> </w:instrText>
            </w:r>
            <w:r w:rsidRPr="00805346">
              <w:rPr>
                <w:rFonts w:ascii="Times New Roman" w:hAnsi="Times New Roman" w:cs="Times New Roman"/>
                <w:noProof/>
                <w:szCs w:val="24"/>
                <w:rPrChange w:id="339" w:author="Cláudio Nóbrega" w:date="2020-07-18T11:10:00Z">
                  <w:rPr>
                    <w:noProof/>
                  </w:rPr>
                </w:rPrChange>
              </w:rPr>
              <w:instrText>HYPERLINK \l "_Toc45963018"</w:instrText>
            </w:r>
            <w:r w:rsidRPr="00805346">
              <w:rPr>
                <w:rStyle w:val="Hyperlink"/>
                <w:rFonts w:ascii="Times New Roman" w:hAnsi="Times New Roman" w:cs="Times New Roman"/>
                <w:noProof/>
                <w:szCs w:val="24"/>
                <w:rPrChange w:id="340"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341" w:author="Cláudio Nóbrega" w:date="2020-07-18T11:10:00Z">
                  <w:rPr>
                    <w:rStyle w:val="Hyperlink"/>
                    <w:noProof/>
                  </w:rPr>
                </w:rPrChange>
              </w:rPr>
            </w:r>
            <w:r w:rsidRPr="00805346">
              <w:rPr>
                <w:rStyle w:val="Hyperlink"/>
                <w:rFonts w:ascii="Times New Roman" w:hAnsi="Times New Roman" w:cs="Times New Roman"/>
                <w:noProof/>
                <w:szCs w:val="24"/>
                <w:rPrChange w:id="342"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343" w:author="Cláudio Nóbrega" w:date="2020-07-18T11:10:00Z">
                  <w:rPr>
                    <w:rStyle w:val="Hyperlink"/>
                    <w:rFonts w:ascii="Times New Roman" w:hAnsi="Times New Roman" w:cs="Times New Roman"/>
                    <w:noProof/>
                  </w:rPr>
                </w:rPrChange>
              </w:rPr>
              <w:t>3.2</w:t>
            </w:r>
            <w:r w:rsidRPr="00805346">
              <w:rPr>
                <w:rFonts w:ascii="Times New Roman" w:eastAsiaTheme="minorEastAsia" w:hAnsi="Times New Roman" w:cs="Times New Roman"/>
                <w:iCs w:val="0"/>
                <w:noProof/>
                <w:szCs w:val="24"/>
                <w:rPrChange w:id="344" w:author="Cláudio Nóbrega" w:date="2020-07-18T11:10:00Z">
                  <w:rPr>
                    <w:rFonts w:asciiTheme="minorHAnsi" w:eastAsiaTheme="minorEastAsia" w:hAnsiTheme="minorHAnsi" w:cstheme="minorBidi"/>
                    <w:iCs w:val="0"/>
                    <w:noProof/>
                    <w:sz w:val="22"/>
                    <w:szCs w:val="22"/>
                  </w:rPr>
                </w:rPrChange>
              </w:rPr>
              <w:tab/>
            </w:r>
            <w:r w:rsidRPr="00805346">
              <w:rPr>
                <w:rStyle w:val="Hyperlink"/>
                <w:rFonts w:ascii="Times New Roman" w:hAnsi="Times New Roman" w:cs="Times New Roman"/>
                <w:noProof/>
                <w:szCs w:val="24"/>
                <w:rPrChange w:id="345" w:author="Cláudio Nóbrega" w:date="2020-07-18T11:10:00Z">
                  <w:rPr>
                    <w:rStyle w:val="Hyperlink"/>
                    <w:rFonts w:ascii="Times New Roman" w:hAnsi="Times New Roman" w:cs="Times New Roman"/>
                    <w:noProof/>
                  </w:rPr>
                </w:rPrChange>
              </w:rPr>
              <w:t>Análise do Código</w:t>
            </w:r>
            <w:r w:rsidRPr="00805346">
              <w:rPr>
                <w:rFonts w:ascii="Times New Roman" w:hAnsi="Times New Roman" w:cs="Times New Roman"/>
                <w:noProof/>
                <w:webHidden/>
                <w:szCs w:val="24"/>
                <w:rPrChange w:id="346" w:author="Cláudio Nóbrega" w:date="2020-07-18T11:10:00Z">
                  <w:rPr>
                    <w:noProof/>
                    <w:webHidden/>
                  </w:rPr>
                </w:rPrChange>
              </w:rPr>
              <w:tab/>
            </w:r>
            <w:r w:rsidRPr="00805346">
              <w:rPr>
                <w:rFonts w:ascii="Times New Roman" w:hAnsi="Times New Roman" w:cs="Times New Roman"/>
                <w:noProof/>
                <w:webHidden/>
                <w:szCs w:val="24"/>
                <w:rPrChange w:id="347" w:author="Cláudio Nóbrega" w:date="2020-07-18T11:10:00Z">
                  <w:rPr>
                    <w:noProof/>
                    <w:webHidden/>
                  </w:rPr>
                </w:rPrChange>
              </w:rPr>
              <w:fldChar w:fldCharType="begin"/>
            </w:r>
            <w:r w:rsidRPr="00805346">
              <w:rPr>
                <w:rFonts w:ascii="Times New Roman" w:hAnsi="Times New Roman" w:cs="Times New Roman"/>
                <w:noProof/>
                <w:webHidden/>
                <w:szCs w:val="24"/>
                <w:rPrChange w:id="348" w:author="Cláudio Nóbrega" w:date="2020-07-18T11:10:00Z">
                  <w:rPr>
                    <w:noProof/>
                    <w:webHidden/>
                  </w:rPr>
                </w:rPrChange>
              </w:rPr>
              <w:instrText xml:space="preserve"> PAGEREF _Toc45963018 \h </w:instrText>
            </w:r>
            <w:r w:rsidRPr="00805346">
              <w:rPr>
                <w:rFonts w:ascii="Times New Roman" w:hAnsi="Times New Roman" w:cs="Times New Roman"/>
                <w:noProof/>
                <w:webHidden/>
                <w:szCs w:val="24"/>
                <w:rPrChange w:id="349" w:author="Cláudio Nóbrega" w:date="2020-07-18T11:10:00Z">
                  <w:rPr>
                    <w:noProof/>
                    <w:webHidden/>
                  </w:rPr>
                </w:rPrChange>
              </w:rPr>
            </w:r>
          </w:ins>
          <w:r w:rsidRPr="00805346">
            <w:rPr>
              <w:rFonts w:ascii="Times New Roman" w:hAnsi="Times New Roman" w:cs="Times New Roman"/>
              <w:noProof/>
              <w:webHidden/>
              <w:szCs w:val="24"/>
              <w:rPrChange w:id="350" w:author="Cláudio Nóbrega" w:date="2020-07-18T11:10:00Z">
                <w:rPr>
                  <w:noProof/>
                  <w:webHidden/>
                </w:rPr>
              </w:rPrChange>
            </w:rPr>
            <w:fldChar w:fldCharType="separate"/>
          </w:r>
          <w:ins w:id="351" w:author="Cláudio Nóbrega" w:date="2020-07-18T11:10:00Z">
            <w:r w:rsidRPr="00805346">
              <w:rPr>
                <w:rFonts w:ascii="Times New Roman" w:hAnsi="Times New Roman" w:cs="Times New Roman"/>
                <w:noProof/>
                <w:webHidden/>
                <w:szCs w:val="24"/>
                <w:rPrChange w:id="352" w:author="Cláudio Nóbrega" w:date="2020-07-18T11:10:00Z">
                  <w:rPr>
                    <w:noProof/>
                    <w:webHidden/>
                  </w:rPr>
                </w:rPrChange>
              </w:rPr>
              <w:t>9</w:t>
            </w:r>
            <w:r w:rsidRPr="00805346">
              <w:rPr>
                <w:rFonts w:ascii="Times New Roman" w:hAnsi="Times New Roman" w:cs="Times New Roman"/>
                <w:noProof/>
                <w:webHidden/>
                <w:szCs w:val="24"/>
                <w:rPrChange w:id="353" w:author="Cláudio Nóbrega" w:date="2020-07-18T11:10:00Z">
                  <w:rPr>
                    <w:noProof/>
                    <w:webHidden/>
                  </w:rPr>
                </w:rPrChange>
              </w:rPr>
              <w:fldChar w:fldCharType="end"/>
            </w:r>
            <w:r w:rsidRPr="00805346">
              <w:rPr>
                <w:rStyle w:val="Hyperlink"/>
                <w:rFonts w:ascii="Times New Roman" w:hAnsi="Times New Roman" w:cs="Times New Roman"/>
                <w:noProof/>
                <w:szCs w:val="24"/>
                <w:rPrChange w:id="354" w:author="Cláudio Nóbrega" w:date="2020-07-18T11:10:00Z">
                  <w:rPr>
                    <w:rStyle w:val="Hyperlink"/>
                    <w:noProof/>
                  </w:rPr>
                </w:rPrChange>
              </w:rPr>
              <w:fldChar w:fldCharType="end"/>
            </w:r>
          </w:ins>
        </w:p>
        <w:p w14:paraId="47F188D1" w14:textId="103D80EC" w:rsidR="00805346" w:rsidRPr="00805346" w:rsidRDefault="00805346">
          <w:pPr>
            <w:pStyle w:val="Sumrio3"/>
            <w:tabs>
              <w:tab w:val="left" w:pos="700"/>
              <w:tab w:val="right" w:leader="dot" w:pos="9062"/>
            </w:tabs>
            <w:rPr>
              <w:ins w:id="355" w:author="Cláudio Nóbrega" w:date="2020-07-18T11:10:00Z"/>
              <w:rFonts w:ascii="Times New Roman" w:eastAsiaTheme="minorEastAsia" w:hAnsi="Times New Roman" w:cs="Times New Roman"/>
              <w:noProof/>
              <w:szCs w:val="24"/>
              <w:rPrChange w:id="356" w:author="Cláudio Nóbrega" w:date="2020-07-18T11:10:00Z">
                <w:rPr>
                  <w:ins w:id="357" w:author="Cláudio Nóbrega" w:date="2020-07-18T11:10:00Z"/>
                  <w:rFonts w:asciiTheme="minorHAnsi" w:eastAsiaTheme="minorEastAsia" w:hAnsiTheme="minorHAnsi" w:cstheme="minorBidi"/>
                  <w:noProof/>
                  <w:sz w:val="22"/>
                  <w:szCs w:val="22"/>
                </w:rPr>
              </w:rPrChange>
            </w:rPr>
          </w:pPr>
          <w:ins w:id="358" w:author="Cláudio Nóbrega" w:date="2020-07-18T11:10:00Z">
            <w:r w:rsidRPr="00805346">
              <w:rPr>
                <w:rStyle w:val="Hyperlink"/>
                <w:rFonts w:ascii="Times New Roman" w:hAnsi="Times New Roman" w:cs="Times New Roman"/>
                <w:noProof/>
                <w:szCs w:val="24"/>
                <w:rPrChange w:id="359"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360" w:author="Cláudio Nóbrega" w:date="2020-07-18T11:10:00Z">
                  <w:rPr>
                    <w:rStyle w:val="Hyperlink"/>
                    <w:noProof/>
                  </w:rPr>
                </w:rPrChange>
              </w:rPr>
              <w:instrText xml:space="preserve"> </w:instrText>
            </w:r>
            <w:r w:rsidRPr="00805346">
              <w:rPr>
                <w:rFonts w:ascii="Times New Roman" w:hAnsi="Times New Roman" w:cs="Times New Roman"/>
                <w:noProof/>
                <w:szCs w:val="24"/>
                <w:rPrChange w:id="361" w:author="Cláudio Nóbrega" w:date="2020-07-18T11:10:00Z">
                  <w:rPr>
                    <w:noProof/>
                  </w:rPr>
                </w:rPrChange>
              </w:rPr>
              <w:instrText>HYPERLINK \l "_Toc45963019"</w:instrText>
            </w:r>
            <w:r w:rsidRPr="00805346">
              <w:rPr>
                <w:rStyle w:val="Hyperlink"/>
                <w:rFonts w:ascii="Times New Roman" w:hAnsi="Times New Roman" w:cs="Times New Roman"/>
                <w:noProof/>
                <w:szCs w:val="24"/>
                <w:rPrChange w:id="362"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363" w:author="Cláudio Nóbrega" w:date="2020-07-18T11:10:00Z">
                  <w:rPr>
                    <w:rStyle w:val="Hyperlink"/>
                    <w:noProof/>
                  </w:rPr>
                </w:rPrChange>
              </w:rPr>
            </w:r>
            <w:r w:rsidRPr="00805346">
              <w:rPr>
                <w:rStyle w:val="Hyperlink"/>
                <w:rFonts w:ascii="Times New Roman" w:hAnsi="Times New Roman" w:cs="Times New Roman"/>
                <w:noProof/>
                <w:szCs w:val="24"/>
                <w:rPrChange w:id="364"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365" w:author="Cláudio Nóbrega" w:date="2020-07-18T11:10:00Z">
                  <w:rPr>
                    <w:rStyle w:val="Hyperlink"/>
                    <w:rFonts w:ascii="Times New Roman" w:hAnsi="Times New Roman" w:cs="Times New Roman"/>
                    <w:noProof/>
                  </w:rPr>
                </w:rPrChange>
              </w:rPr>
              <w:t>3.2.1</w:t>
            </w:r>
            <w:r w:rsidRPr="00805346">
              <w:rPr>
                <w:rFonts w:ascii="Times New Roman" w:eastAsiaTheme="minorEastAsia" w:hAnsi="Times New Roman" w:cs="Times New Roman"/>
                <w:noProof/>
                <w:szCs w:val="24"/>
                <w:rPrChange w:id="366" w:author="Cláudio Nóbrega" w:date="2020-07-18T11:10:00Z">
                  <w:rPr>
                    <w:rFonts w:asciiTheme="minorHAnsi" w:eastAsiaTheme="minorEastAsia" w:hAnsiTheme="minorHAnsi" w:cstheme="minorBidi"/>
                    <w:noProof/>
                    <w:sz w:val="22"/>
                    <w:szCs w:val="22"/>
                  </w:rPr>
                </w:rPrChange>
              </w:rPr>
              <w:tab/>
            </w:r>
            <w:r w:rsidRPr="00805346">
              <w:rPr>
                <w:rStyle w:val="Hyperlink"/>
                <w:rFonts w:ascii="Times New Roman" w:hAnsi="Times New Roman" w:cs="Times New Roman"/>
                <w:noProof/>
                <w:szCs w:val="24"/>
                <w:rPrChange w:id="367" w:author="Cláudio Nóbrega" w:date="2020-07-18T11:10:00Z">
                  <w:rPr>
                    <w:rStyle w:val="Hyperlink"/>
                    <w:rFonts w:ascii="Times New Roman" w:hAnsi="Times New Roman" w:cs="Times New Roman"/>
                    <w:noProof/>
                  </w:rPr>
                </w:rPrChange>
              </w:rPr>
              <w:t>Atualização do Código</w:t>
            </w:r>
            <w:r w:rsidRPr="00805346">
              <w:rPr>
                <w:rFonts w:ascii="Times New Roman" w:hAnsi="Times New Roman" w:cs="Times New Roman"/>
                <w:noProof/>
                <w:webHidden/>
                <w:szCs w:val="24"/>
                <w:rPrChange w:id="368" w:author="Cláudio Nóbrega" w:date="2020-07-18T11:10:00Z">
                  <w:rPr>
                    <w:noProof/>
                    <w:webHidden/>
                  </w:rPr>
                </w:rPrChange>
              </w:rPr>
              <w:tab/>
            </w:r>
            <w:r w:rsidRPr="00805346">
              <w:rPr>
                <w:rFonts w:ascii="Times New Roman" w:hAnsi="Times New Roman" w:cs="Times New Roman"/>
                <w:noProof/>
                <w:webHidden/>
                <w:szCs w:val="24"/>
                <w:rPrChange w:id="369" w:author="Cláudio Nóbrega" w:date="2020-07-18T11:10:00Z">
                  <w:rPr>
                    <w:noProof/>
                    <w:webHidden/>
                  </w:rPr>
                </w:rPrChange>
              </w:rPr>
              <w:fldChar w:fldCharType="begin"/>
            </w:r>
            <w:r w:rsidRPr="00805346">
              <w:rPr>
                <w:rFonts w:ascii="Times New Roman" w:hAnsi="Times New Roman" w:cs="Times New Roman"/>
                <w:noProof/>
                <w:webHidden/>
                <w:szCs w:val="24"/>
                <w:rPrChange w:id="370" w:author="Cláudio Nóbrega" w:date="2020-07-18T11:10:00Z">
                  <w:rPr>
                    <w:noProof/>
                    <w:webHidden/>
                  </w:rPr>
                </w:rPrChange>
              </w:rPr>
              <w:instrText xml:space="preserve"> PAGEREF _Toc45963019 \h </w:instrText>
            </w:r>
            <w:r w:rsidRPr="00805346">
              <w:rPr>
                <w:rFonts w:ascii="Times New Roman" w:hAnsi="Times New Roman" w:cs="Times New Roman"/>
                <w:noProof/>
                <w:webHidden/>
                <w:szCs w:val="24"/>
                <w:rPrChange w:id="371" w:author="Cláudio Nóbrega" w:date="2020-07-18T11:10:00Z">
                  <w:rPr>
                    <w:noProof/>
                    <w:webHidden/>
                  </w:rPr>
                </w:rPrChange>
              </w:rPr>
            </w:r>
          </w:ins>
          <w:r w:rsidRPr="00805346">
            <w:rPr>
              <w:rFonts w:ascii="Times New Roman" w:hAnsi="Times New Roman" w:cs="Times New Roman"/>
              <w:noProof/>
              <w:webHidden/>
              <w:szCs w:val="24"/>
              <w:rPrChange w:id="372" w:author="Cláudio Nóbrega" w:date="2020-07-18T11:10:00Z">
                <w:rPr>
                  <w:noProof/>
                  <w:webHidden/>
                </w:rPr>
              </w:rPrChange>
            </w:rPr>
            <w:fldChar w:fldCharType="separate"/>
          </w:r>
          <w:ins w:id="373" w:author="Cláudio Nóbrega" w:date="2020-07-18T11:10:00Z">
            <w:r w:rsidRPr="00805346">
              <w:rPr>
                <w:rFonts w:ascii="Times New Roman" w:hAnsi="Times New Roman" w:cs="Times New Roman"/>
                <w:noProof/>
                <w:webHidden/>
                <w:szCs w:val="24"/>
                <w:rPrChange w:id="374" w:author="Cláudio Nóbrega" w:date="2020-07-18T11:10:00Z">
                  <w:rPr>
                    <w:noProof/>
                    <w:webHidden/>
                  </w:rPr>
                </w:rPrChange>
              </w:rPr>
              <w:t>9</w:t>
            </w:r>
            <w:r w:rsidRPr="00805346">
              <w:rPr>
                <w:rFonts w:ascii="Times New Roman" w:hAnsi="Times New Roman" w:cs="Times New Roman"/>
                <w:noProof/>
                <w:webHidden/>
                <w:szCs w:val="24"/>
                <w:rPrChange w:id="375" w:author="Cláudio Nóbrega" w:date="2020-07-18T11:10:00Z">
                  <w:rPr>
                    <w:noProof/>
                    <w:webHidden/>
                  </w:rPr>
                </w:rPrChange>
              </w:rPr>
              <w:fldChar w:fldCharType="end"/>
            </w:r>
            <w:r w:rsidRPr="00805346">
              <w:rPr>
                <w:rStyle w:val="Hyperlink"/>
                <w:rFonts w:ascii="Times New Roman" w:hAnsi="Times New Roman" w:cs="Times New Roman"/>
                <w:noProof/>
                <w:szCs w:val="24"/>
                <w:rPrChange w:id="376" w:author="Cláudio Nóbrega" w:date="2020-07-18T11:10:00Z">
                  <w:rPr>
                    <w:rStyle w:val="Hyperlink"/>
                    <w:noProof/>
                  </w:rPr>
                </w:rPrChange>
              </w:rPr>
              <w:fldChar w:fldCharType="end"/>
            </w:r>
          </w:ins>
        </w:p>
        <w:p w14:paraId="181A8B4D" w14:textId="34CF6D27" w:rsidR="00805346" w:rsidRPr="00805346" w:rsidRDefault="00805346">
          <w:pPr>
            <w:pStyle w:val="Sumrio1"/>
            <w:rPr>
              <w:ins w:id="377" w:author="Cláudio Nóbrega" w:date="2020-07-18T11:10:00Z"/>
              <w:rFonts w:eastAsiaTheme="minorEastAsia"/>
              <w:bCs w:val="0"/>
              <w:szCs w:val="24"/>
              <w:rPrChange w:id="378" w:author="Cláudio Nóbrega" w:date="2020-07-18T11:10:00Z">
                <w:rPr>
                  <w:ins w:id="379" w:author="Cláudio Nóbrega" w:date="2020-07-18T11:10:00Z"/>
                  <w:rFonts w:asciiTheme="minorHAnsi" w:eastAsiaTheme="minorEastAsia" w:hAnsiTheme="minorHAnsi" w:cstheme="minorBidi"/>
                  <w:bCs w:val="0"/>
                  <w:sz w:val="22"/>
                  <w:szCs w:val="22"/>
                </w:rPr>
              </w:rPrChange>
            </w:rPr>
          </w:pPr>
          <w:ins w:id="380" w:author="Cláudio Nóbrega" w:date="2020-07-18T11:10:00Z">
            <w:r w:rsidRPr="00805346">
              <w:rPr>
                <w:rStyle w:val="Hyperlink"/>
                <w:szCs w:val="24"/>
                <w:rPrChange w:id="381" w:author="Cláudio Nóbrega" w:date="2020-07-18T11:10:00Z">
                  <w:rPr>
                    <w:rStyle w:val="Hyperlink"/>
                  </w:rPr>
                </w:rPrChange>
              </w:rPr>
              <w:fldChar w:fldCharType="begin"/>
            </w:r>
            <w:r w:rsidRPr="00805346">
              <w:rPr>
                <w:rStyle w:val="Hyperlink"/>
                <w:szCs w:val="24"/>
                <w:rPrChange w:id="382" w:author="Cláudio Nóbrega" w:date="2020-07-18T11:10:00Z">
                  <w:rPr>
                    <w:rStyle w:val="Hyperlink"/>
                  </w:rPr>
                </w:rPrChange>
              </w:rPr>
              <w:instrText xml:space="preserve"> </w:instrText>
            </w:r>
            <w:r w:rsidRPr="00805346">
              <w:rPr>
                <w:szCs w:val="24"/>
                <w:rPrChange w:id="383" w:author="Cláudio Nóbrega" w:date="2020-07-18T11:10:00Z">
                  <w:rPr/>
                </w:rPrChange>
              </w:rPr>
              <w:instrText>HYPERLINK \l "_Toc45963020"</w:instrText>
            </w:r>
            <w:r w:rsidRPr="00805346">
              <w:rPr>
                <w:rStyle w:val="Hyperlink"/>
                <w:szCs w:val="24"/>
                <w:rPrChange w:id="384" w:author="Cláudio Nóbrega" w:date="2020-07-18T11:10:00Z">
                  <w:rPr>
                    <w:rStyle w:val="Hyperlink"/>
                  </w:rPr>
                </w:rPrChange>
              </w:rPr>
              <w:instrText xml:space="preserve"> </w:instrText>
            </w:r>
            <w:r w:rsidRPr="00805346">
              <w:rPr>
                <w:rStyle w:val="Hyperlink"/>
                <w:szCs w:val="24"/>
                <w:rPrChange w:id="385" w:author="Cláudio Nóbrega" w:date="2020-07-18T11:10:00Z">
                  <w:rPr>
                    <w:rStyle w:val="Hyperlink"/>
                  </w:rPr>
                </w:rPrChange>
              </w:rPr>
            </w:r>
            <w:r w:rsidRPr="00805346">
              <w:rPr>
                <w:rStyle w:val="Hyperlink"/>
                <w:szCs w:val="24"/>
                <w:rPrChange w:id="386" w:author="Cláudio Nóbrega" w:date="2020-07-18T11:10:00Z">
                  <w:rPr>
                    <w:rStyle w:val="Hyperlink"/>
                  </w:rPr>
                </w:rPrChange>
              </w:rPr>
              <w:fldChar w:fldCharType="separate"/>
            </w:r>
            <w:r w:rsidRPr="00805346">
              <w:rPr>
                <w:rStyle w:val="Hyperlink"/>
                <w:szCs w:val="24"/>
                <w:rPrChange w:id="387" w:author="Cláudio Nóbrega" w:date="2020-07-18T11:10:00Z">
                  <w:rPr>
                    <w:rStyle w:val="Hyperlink"/>
                  </w:rPr>
                </w:rPrChange>
              </w:rPr>
              <w:t>4</w:t>
            </w:r>
            <w:r w:rsidRPr="00805346">
              <w:rPr>
                <w:rFonts w:eastAsiaTheme="minorEastAsia"/>
                <w:bCs w:val="0"/>
                <w:szCs w:val="24"/>
                <w:rPrChange w:id="388" w:author="Cláudio Nóbrega" w:date="2020-07-18T11:10:00Z">
                  <w:rPr>
                    <w:rFonts w:asciiTheme="minorHAnsi" w:eastAsiaTheme="minorEastAsia" w:hAnsiTheme="minorHAnsi" w:cstheme="minorBidi"/>
                    <w:bCs w:val="0"/>
                    <w:sz w:val="22"/>
                    <w:szCs w:val="22"/>
                  </w:rPr>
                </w:rPrChange>
              </w:rPr>
              <w:tab/>
            </w:r>
            <w:r w:rsidRPr="00805346">
              <w:rPr>
                <w:rStyle w:val="Hyperlink"/>
                <w:szCs w:val="24"/>
                <w:rPrChange w:id="389" w:author="Cláudio Nóbrega" w:date="2020-07-18T11:10:00Z">
                  <w:rPr>
                    <w:rStyle w:val="Hyperlink"/>
                  </w:rPr>
                </w:rPrChange>
              </w:rPr>
              <w:t>DESENVOLVIMENTO</w:t>
            </w:r>
            <w:r w:rsidRPr="00805346">
              <w:rPr>
                <w:webHidden/>
                <w:szCs w:val="24"/>
                <w:rPrChange w:id="390" w:author="Cláudio Nóbrega" w:date="2020-07-18T11:10:00Z">
                  <w:rPr>
                    <w:webHidden/>
                  </w:rPr>
                </w:rPrChange>
              </w:rPr>
              <w:tab/>
            </w:r>
            <w:r w:rsidRPr="00805346">
              <w:rPr>
                <w:webHidden/>
                <w:szCs w:val="24"/>
                <w:rPrChange w:id="391" w:author="Cláudio Nóbrega" w:date="2020-07-18T11:10:00Z">
                  <w:rPr>
                    <w:webHidden/>
                  </w:rPr>
                </w:rPrChange>
              </w:rPr>
              <w:fldChar w:fldCharType="begin"/>
            </w:r>
            <w:r w:rsidRPr="00805346">
              <w:rPr>
                <w:webHidden/>
                <w:szCs w:val="24"/>
                <w:rPrChange w:id="392" w:author="Cláudio Nóbrega" w:date="2020-07-18T11:10:00Z">
                  <w:rPr>
                    <w:webHidden/>
                  </w:rPr>
                </w:rPrChange>
              </w:rPr>
              <w:instrText xml:space="preserve"> PAGEREF _Toc45963020 \h </w:instrText>
            </w:r>
            <w:r w:rsidRPr="00805346">
              <w:rPr>
                <w:webHidden/>
                <w:szCs w:val="24"/>
                <w:rPrChange w:id="393" w:author="Cláudio Nóbrega" w:date="2020-07-18T11:10:00Z">
                  <w:rPr>
                    <w:webHidden/>
                  </w:rPr>
                </w:rPrChange>
              </w:rPr>
            </w:r>
          </w:ins>
          <w:r w:rsidRPr="00805346">
            <w:rPr>
              <w:webHidden/>
              <w:szCs w:val="24"/>
              <w:rPrChange w:id="394" w:author="Cláudio Nóbrega" w:date="2020-07-18T11:10:00Z">
                <w:rPr>
                  <w:webHidden/>
                </w:rPr>
              </w:rPrChange>
            </w:rPr>
            <w:fldChar w:fldCharType="separate"/>
          </w:r>
          <w:ins w:id="395" w:author="Cláudio Nóbrega" w:date="2020-07-18T11:10:00Z">
            <w:r w:rsidRPr="00805346">
              <w:rPr>
                <w:webHidden/>
                <w:szCs w:val="24"/>
                <w:rPrChange w:id="396" w:author="Cláudio Nóbrega" w:date="2020-07-18T11:10:00Z">
                  <w:rPr>
                    <w:webHidden/>
                  </w:rPr>
                </w:rPrChange>
              </w:rPr>
              <w:t>11</w:t>
            </w:r>
            <w:r w:rsidRPr="00805346">
              <w:rPr>
                <w:webHidden/>
                <w:szCs w:val="24"/>
                <w:rPrChange w:id="397" w:author="Cláudio Nóbrega" w:date="2020-07-18T11:10:00Z">
                  <w:rPr>
                    <w:webHidden/>
                  </w:rPr>
                </w:rPrChange>
              </w:rPr>
              <w:fldChar w:fldCharType="end"/>
            </w:r>
            <w:r w:rsidRPr="00805346">
              <w:rPr>
                <w:rStyle w:val="Hyperlink"/>
                <w:szCs w:val="24"/>
                <w:rPrChange w:id="398" w:author="Cláudio Nóbrega" w:date="2020-07-18T11:10:00Z">
                  <w:rPr>
                    <w:rStyle w:val="Hyperlink"/>
                  </w:rPr>
                </w:rPrChange>
              </w:rPr>
              <w:fldChar w:fldCharType="end"/>
            </w:r>
          </w:ins>
        </w:p>
        <w:p w14:paraId="4D5EC67D" w14:textId="58361884" w:rsidR="00805346" w:rsidRPr="00805346" w:rsidRDefault="00805346">
          <w:pPr>
            <w:pStyle w:val="Sumrio2"/>
            <w:tabs>
              <w:tab w:val="left" w:pos="520"/>
              <w:tab w:val="right" w:leader="dot" w:pos="9062"/>
            </w:tabs>
            <w:rPr>
              <w:ins w:id="399" w:author="Cláudio Nóbrega" w:date="2020-07-18T11:10:00Z"/>
              <w:rFonts w:ascii="Times New Roman" w:eastAsiaTheme="minorEastAsia" w:hAnsi="Times New Roman" w:cs="Times New Roman"/>
              <w:iCs w:val="0"/>
              <w:noProof/>
              <w:szCs w:val="24"/>
              <w:rPrChange w:id="400" w:author="Cláudio Nóbrega" w:date="2020-07-18T11:10:00Z">
                <w:rPr>
                  <w:ins w:id="401" w:author="Cláudio Nóbrega" w:date="2020-07-18T11:10:00Z"/>
                  <w:rFonts w:asciiTheme="minorHAnsi" w:eastAsiaTheme="minorEastAsia" w:hAnsiTheme="minorHAnsi" w:cstheme="minorBidi"/>
                  <w:iCs w:val="0"/>
                  <w:noProof/>
                  <w:sz w:val="22"/>
                  <w:szCs w:val="22"/>
                </w:rPr>
              </w:rPrChange>
            </w:rPr>
          </w:pPr>
          <w:ins w:id="402" w:author="Cláudio Nóbrega" w:date="2020-07-18T11:10:00Z">
            <w:r w:rsidRPr="00805346">
              <w:rPr>
                <w:rStyle w:val="Hyperlink"/>
                <w:rFonts w:ascii="Times New Roman" w:hAnsi="Times New Roman" w:cs="Times New Roman"/>
                <w:noProof/>
                <w:szCs w:val="24"/>
                <w:rPrChange w:id="403"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404" w:author="Cláudio Nóbrega" w:date="2020-07-18T11:10:00Z">
                  <w:rPr>
                    <w:rStyle w:val="Hyperlink"/>
                    <w:noProof/>
                  </w:rPr>
                </w:rPrChange>
              </w:rPr>
              <w:instrText xml:space="preserve"> </w:instrText>
            </w:r>
            <w:r w:rsidRPr="00805346">
              <w:rPr>
                <w:rFonts w:ascii="Times New Roman" w:hAnsi="Times New Roman" w:cs="Times New Roman"/>
                <w:noProof/>
                <w:szCs w:val="24"/>
                <w:rPrChange w:id="405" w:author="Cláudio Nóbrega" w:date="2020-07-18T11:10:00Z">
                  <w:rPr>
                    <w:noProof/>
                  </w:rPr>
                </w:rPrChange>
              </w:rPr>
              <w:instrText>HYPERLINK \l "_Toc45963021"</w:instrText>
            </w:r>
            <w:r w:rsidRPr="00805346">
              <w:rPr>
                <w:rStyle w:val="Hyperlink"/>
                <w:rFonts w:ascii="Times New Roman" w:hAnsi="Times New Roman" w:cs="Times New Roman"/>
                <w:noProof/>
                <w:szCs w:val="24"/>
                <w:rPrChange w:id="406"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407" w:author="Cláudio Nóbrega" w:date="2020-07-18T11:10:00Z">
                  <w:rPr>
                    <w:rStyle w:val="Hyperlink"/>
                    <w:noProof/>
                  </w:rPr>
                </w:rPrChange>
              </w:rPr>
            </w:r>
            <w:r w:rsidRPr="00805346">
              <w:rPr>
                <w:rStyle w:val="Hyperlink"/>
                <w:rFonts w:ascii="Times New Roman" w:hAnsi="Times New Roman" w:cs="Times New Roman"/>
                <w:noProof/>
                <w:szCs w:val="24"/>
                <w:rPrChange w:id="408"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409" w:author="Cláudio Nóbrega" w:date="2020-07-18T11:10:00Z">
                  <w:rPr>
                    <w:rStyle w:val="Hyperlink"/>
                    <w:rFonts w:ascii="Times New Roman" w:hAnsi="Times New Roman" w:cs="Times New Roman"/>
                    <w:noProof/>
                  </w:rPr>
                </w:rPrChange>
              </w:rPr>
              <w:t>4.1</w:t>
            </w:r>
            <w:r w:rsidRPr="00805346">
              <w:rPr>
                <w:rFonts w:ascii="Times New Roman" w:eastAsiaTheme="minorEastAsia" w:hAnsi="Times New Roman" w:cs="Times New Roman"/>
                <w:iCs w:val="0"/>
                <w:noProof/>
                <w:szCs w:val="24"/>
                <w:rPrChange w:id="410" w:author="Cláudio Nóbrega" w:date="2020-07-18T11:10:00Z">
                  <w:rPr>
                    <w:rFonts w:asciiTheme="minorHAnsi" w:eastAsiaTheme="minorEastAsia" w:hAnsiTheme="minorHAnsi" w:cstheme="minorBidi"/>
                    <w:iCs w:val="0"/>
                    <w:noProof/>
                    <w:sz w:val="22"/>
                    <w:szCs w:val="22"/>
                  </w:rPr>
                </w:rPrChange>
              </w:rPr>
              <w:tab/>
            </w:r>
            <w:r w:rsidRPr="00805346">
              <w:rPr>
                <w:rStyle w:val="Hyperlink"/>
                <w:rFonts w:ascii="Times New Roman" w:hAnsi="Times New Roman" w:cs="Times New Roman"/>
                <w:noProof/>
                <w:szCs w:val="24"/>
                <w:rPrChange w:id="411" w:author="Cláudio Nóbrega" w:date="2020-07-18T11:10:00Z">
                  <w:rPr>
                    <w:rStyle w:val="Hyperlink"/>
                    <w:rFonts w:ascii="Times New Roman" w:hAnsi="Times New Roman" w:cs="Times New Roman"/>
                    <w:noProof/>
                  </w:rPr>
                </w:rPrChange>
              </w:rPr>
              <w:t>Grupo Anterior</w:t>
            </w:r>
            <w:r w:rsidRPr="00805346">
              <w:rPr>
                <w:rFonts w:ascii="Times New Roman" w:hAnsi="Times New Roman" w:cs="Times New Roman"/>
                <w:noProof/>
                <w:webHidden/>
                <w:szCs w:val="24"/>
                <w:rPrChange w:id="412" w:author="Cláudio Nóbrega" w:date="2020-07-18T11:10:00Z">
                  <w:rPr>
                    <w:noProof/>
                    <w:webHidden/>
                  </w:rPr>
                </w:rPrChange>
              </w:rPr>
              <w:tab/>
            </w:r>
            <w:r w:rsidRPr="00805346">
              <w:rPr>
                <w:rFonts w:ascii="Times New Roman" w:hAnsi="Times New Roman" w:cs="Times New Roman"/>
                <w:noProof/>
                <w:webHidden/>
                <w:szCs w:val="24"/>
                <w:rPrChange w:id="413" w:author="Cláudio Nóbrega" w:date="2020-07-18T11:10:00Z">
                  <w:rPr>
                    <w:noProof/>
                    <w:webHidden/>
                  </w:rPr>
                </w:rPrChange>
              </w:rPr>
              <w:fldChar w:fldCharType="begin"/>
            </w:r>
            <w:r w:rsidRPr="00805346">
              <w:rPr>
                <w:rFonts w:ascii="Times New Roman" w:hAnsi="Times New Roman" w:cs="Times New Roman"/>
                <w:noProof/>
                <w:webHidden/>
                <w:szCs w:val="24"/>
                <w:rPrChange w:id="414" w:author="Cláudio Nóbrega" w:date="2020-07-18T11:10:00Z">
                  <w:rPr>
                    <w:noProof/>
                    <w:webHidden/>
                  </w:rPr>
                </w:rPrChange>
              </w:rPr>
              <w:instrText xml:space="preserve"> PAGEREF _Toc45963021 \h </w:instrText>
            </w:r>
            <w:r w:rsidRPr="00805346">
              <w:rPr>
                <w:rFonts w:ascii="Times New Roman" w:hAnsi="Times New Roman" w:cs="Times New Roman"/>
                <w:noProof/>
                <w:webHidden/>
                <w:szCs w:val="24"/>
                <w:rPrChange w:id="415" w:author="Cláudio Nóbrega" w:date="2020-07-18T11:10:00Z">
                  <w:rPr>
                    <w:noProof/>
                    <w:webHidden/>
                  </w:rPr>
                </w:rPrChange>
              </w:rPr>
            </w:r>
          </w:ins>
          <w:r w:rsidRPr="00805346">
            <w:rPr>
              <w:rFonts w:ascii="Times New Roman" w:hAnsi="Times New Roman" w:cs="Times New Roman"/>
              <w:noProof/>
              <w:webHidden/>
              <w:szCs w:val="24"/>
              <w:rPrChange w:id="416" w:author="Cláudio Nóbrega" w:date="2020-07-18T11:10:00Z">
                <w:rPr>
                  <w:noProof/>
                  <w:webHidden/>
                </w:rPr>
              </w:rPrChange>
            </w:rPr>
            <w:fldChar w:fldCharType="separate"/>
          </w:r>
          <w:ins w:id="417" w:author="Cláudio Nóbrega" w:date="2020-07-18T11:10:00Z">
            <w:r w:rsidRPr="00805346">
              <w:rPr>
                <w:rFonts w:ascii="Times New Roman" w:hAnsi="Times New Roman" w:cs="Times New Roman"/>
                <w:noProof/>
                <w:webHidden/>
                <w:szCs w:val="24"/>
                <w:rPrChange w:id="418" w:author="Cláudio Nóbrega" w:date="2020-07-18T11:10:00Z">
                  <w:rPr>
                    <w:noProof/>
                    <w:webHidden/>
                  </w:rPr>
                </w:rPrChange>
              </w:rPr>
              <w:t>11</w:t>
            </w:r>
            <w:r w:rsidRPr="00805346">
              <w:rPr>
                <w:rFonts w:ascii="Times New Roman" w:hAnsi="Times New Roman" w:cs="Times New Roman"/>
                <w:noProof/>
                <w:webHidden/>
                <w:szCs w:val="24"/>
                <w:rPrChange w:id="419" w:author="Cláudio Nóbrega" w:date="2020-07-18T11:10:00Z">
                  <w:rPr>
                    <w:noProof/>
                    <w:webHidden/>
                  </w:rPr>
                </w:rPrChange>
              </w:rPr>
              <w:fldChar w:fldCharType="end"/>
            </w:r>
            <w:r w:rsidRPr="00805346">
              <w:rPr>
                <w:rStyle w:val="Hyperlink"/>
                <w:rFonts w:ascii="Times New Roman" w:hAnsi="Times New Roman" w:cs="Times New Roman"/>
                <w:noProof/>
                <w:szCs w:val="24"/>
                <w:rPrChange w:id="420" w:author="Cláudio Nóbrega" w:date="2020-07-18T11:10:00Z">
                  <w:rPr>
                    <w:rStyle w:val="Hyperlink"/>
                    <w:noProof/>
                  </w:rPr>
                </w:rPrChange>
              </w:rPr>
              <w:fldChar w:fldCharType="end"/>
            </w:r>
          </w:ins>
        </w:p>
        <w:p w14:paraId="47F1881F" w14:textId="27B6AD60" w:rsidR="00805346" w:rsidRPr="00805346" w:rsidRDefault="00805346">
          <w:pPr>
            <w:pStyle w:val="Sumrio2"/>
            <w:tabs>
              <w:tab w:val="left" w:pos="520"/>
              <w:tab w:val="right" w:leader="dot" w:pos="9062"/>
            </w:tabs>
            <w:rPr>
              <w:ins w:id="421" w:author="Cláudio Nóbrega" w:date="2020-07-18T11:10:00Z"/>
              <w:rFonts w:ascii="Times New Roman" w:eastAsiaTheme="minorEastAsia" w:hAnsi="Times New Roman" w:cs="Times New Roman"/>
              <w:iCs w:val="0"/>
              <w:noProof/>
              <w:szCs w:val="24"/>
              <w:rPrChange w:id="422" w:author="Cláudio Nóbrega" w:date="2020-07-18T11:10:00Z">
                <w:rPr>
                  <w:ins w:id="423" w:author="Cláudio Nóbrega" w:date="2020-07-18T11:10:00Z"/>
                  <w:rFonts w:asciiTheme="minorHAnsi" w:eastAsiaTheme="minorEastAsia" w:hAnsiTheme="minorHAnsi" w:cstheme="minorBidi"/>
                  <w:iCs w:val="0"/>
                  <w:noProof/>
                  <w:sz w:val="22"/>
                  <w:szCs w:val="22"/>
                </w:rPr>
              </w:rPrChange>
            </w:rPr>
          </w:pPr>
          <w:ins w:id="424" w:author="Cláudio Nóbrega" w:date="2020-07-18T11:10:00Z">
            <w:r w:rsidRPr="00805346">
              <w:rPr>
                <w:rStyle w:val="Hyperlink"/>
                <w:rFonts w:ascii="Times New Roman" w:hAnsi="Times New Roman" w:cs="Times New Roman"/>
                <w:noProof/>
                <w:szCs w:val="24"/>
                <w:rPrChange w:id="425"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426" w:author="Cláudio Nóbrega" w:date="2020-07-18T11:10:00Z">
                  <w:rPr>
                    <w:rStyle w:val="Hyperlink"/>
                    <w:noProof/>
                  </w:rPr>
                </w:rPrChange>
              </w:rPr>
              <w:instrText xml:space="preserve"> </w:instrText>
            </w:r>
            <w:r w:rsidRPr="00805346">
              <w:rPr>
                <w:rFonts w:ascii="Times New Roman" w:hAnsi="Times New Roman" w:cs="Times New Roman"/>
                <w:noProof/>
                <w:szCs w:val="24"/>
                <w:rPrChange w:id="427" w:author="Cláudio Nóbrega" w:date="2020-07-18T11:10:00Z">
                  <w:rPr>
                    <w:noProof/>
                  </w:rPr>
                </w:rPrChange>
              </w:rPr>
              <w:instrText>HYPERLINK \l "_Toc45963022"</w:instrText>
            </w:r>
            <w:r w:rsidRPr="00805346">
              <w:rPr>
                <w:rStyle w:val="Hyperlink"/>
                <w:rFonts w:ascii="Times New Roman" w:hAnsi="Times New Roman" w:cs="Times New Roman"/>
                <w:noProof/>
                <w:szCs w:val="24"/>
                <w:rPrChange w:id="428"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429" w:author="Cláudio Nóbrega" w:date="2020-07-18T11:10:00Z">
                  <w:rPr>
                    <w:rStyle w:val="Hyperlink"/>
                    <w:noProof/>
                  </w:rPr>
                </w:rPrChange>
              </w:rPr>
            </w:r>
            <w:r w:rsidRPr="00805346">
              <w:rPr>
                <w:rStyle w:val="Hyperlink"/>
                <w:rFonts w:ascii="Times New Roman" w:hAnsi="Times New Roman" w:cs="Times New Roman"/>
                <w:noProof/>
                <w:szCs w:val="24"/>
                <w:rPrChange w:id="430"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431" w:author="Cláudio Nóbrega" w:date="2020-07-18T11:10:00Z">
                  <w:rPr>
                    <w:rStyle w:val="Hyperlink"/>
                    <w:rFonts w:ascii="Times New Roman" w:hAnsi="Times New Roman" w:cs="Times New Roman"/>
                    <w:noProof/>
                  </w:rPr>
                </w:rPrChange>
              </w:rPr>
              <w:t>4.2</w:t>
            </w:r>
            <w:r w:rsidRPr="00805346">
              <w:rPr>
                <w:rFonts w:ascii="Times New Roman" w:eastAsiaTheme="minorEastAsia" w:hAnsi="Times New Roman" w:cs="Times New Roman"/>
                <w:iCs w:val="0"/>
                <w:noProof/>
                <w:szCs w:val="24"/>
                <w:rPrChange w:id="432" w:author="Cláudio Nóbrega" w:date="2020-07-18T11:10:00Z">
                  <w:rPr>
                    <w:rFonts w:asciiTheme="minorHAnsi" w:eastAsiaTheme="minorEastAsia" w:hAnsiTheme="minorHAnsi" w:cstheme="minorBidi"/>
                    <w:iCs w:val="0"/>
                    <w:noProof/>
                    <w:sz w:val="22"/>
                    <w:szCs w:val="22"/>
                  </w:rPr>
                </w:rPrChange>
              </w:rPr>
              <w:tab/>
            </w:r>
            <w:r w:rsidRPr="00805346">
              <w:rPr>
                <w:rStyle w:val="Hyperlink"/>
                <w:rFonts w:ascii="Times New Roman" w:hAnsi="Times New Roman" w:cs="Times New Roman"/>
                <w:noProof/>
                <w:szCs w:val="24"/>
                <w:rPrChange w:id="433" w:author="Cláudio Nóbrega" w:date="2020-07-18T11:10:00Z">
                  <w:rPr>
                    <w:rStyle w:val="Hyperlink"/>
                    <w:rFonts w:ascii="Times New Roman" w:hAnsi="Times New Roman" w:cs="Times New Roman"/>
                    <w:noProof/>
                  </w:rPr>
                </w:rPrChange>
              </w:rPr>
              <w:t>Grupo Atual</w:t>
            </w:r>
            <w:r w:rsidRPr="00805346">
              <w:rPr>
                <w:rFonts w:ascii="Times New Roman" w:hAnsi="Times New Roman" w:cs="Times New Roman"/>
                <w:noProof/>
                <w:webHidden/>
                <w:szCs w:val="24"/>
                <w:rPrChange w:id="434" w:author="Cláudio Nóbrega" w:date="2020-07-18T11:10:00Z">
                  <w:rPr>
                    <w:noProof/>
                    <w:webHidden/>
                  </w:rPr>
                </w:rPrChange>
              </w:rPr>
              <w:tab/>
            </w:r>
            <w:r w:rsidRPr="00805346">
              <w:rPr>
                <w:rFonts w:ascii="Times New Roman" w:hAnsi="Times New Roman" w:cs="Times New Roman"/>
                <w:noProof/>
                <w:webHidden/>
                <w:szCs w:val="24"/>
                <w:rPrChange w:id="435" w:author="Cláudio Nóbrega" w:date="2020-07-18T11:10:00Z">
                  <w:rPr>
                    <w:noProof/>
                    <w:webHidden/>
                  </w:rPr>
                </w:rPrChange>
              </w:rPr>
              <w:fldChar w:fldCharType="begin"/>
            </w:r>
            <w:r w:rsidRPr="00805346">
              <w:rPr>
                <w:rFonts w:ascii="Times New Roman" w:hAnsi="Times New Roman" w:cs="Times New Roman"/>
                <w:noProof/>
                <w:webHidden/>
                <w:szCs w:val="24"/>
                <w:rPrChange w:id="436" w:author="Cláudio Nóbrega" w:date="2020-07-18T11:10:00Z">
                  <w:rPr>
                    <w:noProof/>
                    <w:webHidden/>
                  </w:rPr>
                </w:rPrChange>
              </w:rPr>
              <w:instrText xml:space="preserve"> PAGEREF _Toc45963022 \h </w:instrText>
            </w:r>
            <w:r w:rsidRPr="00805346">
              <w:rPr>
                <w:rFonts w:ascii="Times New Roman" w:hAnsi="Times New Roman" w:cs="Times New Roman"/>
                <w:noProof/>
                <w:webHidden/>
                <w:szCs w:val="24"/>
                <w:rPrChange w:id="437" w:author="Cláudio Nóbrega" w:date="2020-07-18T11:10:00Z">
                  <w:rPr>
                    <w:noProof/>
                    <w:webHidden/>
                  </w:rPr>
                </w:rPrChange>
              </w:rPr>
            </w:r>
          </w:ins>
          <w:r w:rsidRPr="00805346">
            <w:rPr>
              <w:rFonts w:ascii="Times New Roman" w:hAnsi="Times New Roman" w:cs="Times New Roman"/>
              <w:noProof/>
              <w:webHidden/>
              <w:szCs w:val="24"/>
              <w:rPrChange w:id="438" w:author="Cláudio Nóbrega" w:date="2020-07-18T11:10:00Z">
                <w:rPr>
                  <w:noProof/>
                  <w:webHidden/>
                </w:rPr>
              </w:rPrChange>
            </w:rPr>
            <w:fldChar w:fldCharType="separate"/>
          </w:r>
          <w:ins w:id="439" w:author="Cláudio Nóbrega" w:date="2020-07-18T11:10:00Z">
            <w:r w:rsidRPr="00805346">
              <w:rPr>
                <w:rFonts w:ascii="Times New Roman" w:hAnsi="Times New Roman" w:cs="Times New Roman"/>
                <w:noProof/>
                <w:webHidden/>
                <w:szCs w:val="24"/>
                <w:rPrChange w:id="440" w:author="Cláudio Nóbrega" w:date="2020-07-18T11:10:00Z">
                  <w:rPr>
                    <w:noProof/>
                    <w:webHidden/>
                  </w:rPr>
                </w:rPrChange>
              </w:rPr>
              <w:t>11</w:t>
            </w:r>
            <w:r w:rsidRPr="00805346">
              <w:rPr>
                <w:rFonts w:ascii="Times New Roman" w:hAnsi="Times New Roman" w:cs="Times New Roman"/>
                <w:noProof/>
                <w:webHidden/>
                <w:szCs w:val="24"/>
                <w:rPrChange w:id="441" w:author="Cláudio Nóbrega" w:date="2020-07-18T11:10:00Z">
                  <w:rPr>
                    <w:noProof/>
                    <w:webHidden/>
                  </w:rPr>
                </w:rPrChange>
              </w:rPr>
              <w:fldChar w:fldCharType="end"/>
            </w:r>
            <w:r w:rsidRPr="00805346">
              <w:rPr>
                <w:rStyle w:val="Hyperlink"/>
                <w:rFonts w:ascii="Times New Roman" w:hAnsi="Times New Roman" w:cs="Times New Roman"/>
                <w:noProof/>
                <w:szCs w:val="24"/>
                <w:rPrChange w:id="442" w:author="Cláudio Nóbrega" w:date="2020-07-18T11:10:00Z">
                  <w:rPr>
                    <w:rStyle w:val="Hyperlink"/>
                    <w:noProof/>
                  </w:rPr>
                </w:rPrChange>
              </w:rPr>
              <w:fldChar w:fldCharType="end"/>
            </w:r>
          </w:ins>
        </w:p>
        <w:p w14:paraId="17FFD785" w14:textId="6BB9A585" w:rsidR="00805346" w:rsidRPr="00805346" w:rsidRDefault="00805346">
          <w:pPr>
            <w:pStyle w:val="Sumrio2"/>
            <w:tabs>
              <w:tab w:val="left" w:pos="520"/>
              <w:tab w:val="right" w:leader="dot" w:pos="9062"/>
            </w:tabs>
            <w:rPr>
              <w:ins w:id="443" w:author="Cláudio Nóbrega" w:date="2020-07-18T11:10:00Z"/>
              <w:rFonts w:ascii="Times New Roman" w:eastAsiaTheme="minorEastAsia" w:hAnsi="Times New Roman" w:cs="Times New Roman"/>
              <w:iCs w:val="0"/>
              <w:noProof/>
              <w:szCs w:val="24"/>
              <w:rPrChange w:id="444" w:author="Cláudio Nóbrega" w:date="2020-07-18T11:10:00Z">
                <w:rPr>
                  <w:ins w:id="445" w:author="Cláudio Nóbrega" w:date="2020-07-18T11:10:00Z"/>
                  <w:rFonts w:asciiTheme="minorHAnsi" w:eastAsiaTheme="minorEastAsia" w:hAnsiTheme="minorHAnsi" w:cstheme="minorBidi"/>
                  <w:iCs w:val="0"/>
                  <w:noProof/>
                  <w:sz w:val="22"/>
                  <w:szCs w:val="22"/>
                </w:rPr>
              </w:rPrChange>
            </w:rPr>
          </w:pPr>
          <w:ins w:id="446" w:author="Cláudio Nóbrega" w:date="2020-07-18T11:10:00Z">
            <w:r w:rsidRPr="00805346">
              <w:rPr>
                <w:rStyle w:val="Hyperlink"/>
                <w:rFonts w:ascii="Times New Roman" w:hAnsi="Times New Roman" w:cs="Times New Roman"/>
                <w:noProof/>
                <w:szCs w:val="24"/>
                <w:rPrChange w:id="447" w:author="Cláudio Nóbrega" w:date="2020-07-18T11:10:00Z">
                  <w:rPr>
                    <w:rStyle w:val="Hyperlink"/>
                    <w:noProof/>
                  </w:rPr>
                </w:rPrChange>
              </w:rPr>
              <w:fldChar w:fldCharType="begin"/>
            </w:r>
            <w:r w:rsidRPr="00805346">
              <w:rPr>
                <w:rStyle w:val="Hyperlink"/>
                <w:rFonts w:ascii="Times New Roman" w:hAnsi="Times New Roman" w:cs="Times New Roman"/>
                <w:noProof/>
                <w:szCs w:val="24"/>
                <w:rPrChange w:id="448" w:author="Cláudio Nóbrega" w:date="2020-07-18T11:10:00Z">
                  <w:rPr>
                    <w:rStyle w:val="Hyperlink"/>
                    <w:noProof/>
                  </w:rPr>
                </w:rPrChange>
              </w:rPr>
              <w:instrText xml:space="preserve"> </w:instrText>
            </w:r>
            <w:r w:rsidRPr="00805346">
              <w:rPr>
                <w:rFonts w:ascii="Times New Roman" w:hAnsi="Times New Roman" w:cs="Times New Roman"/>
                <w:noProof/>
                <w:szCs w:val="24"/>
                <w:rPrChange w:id="449" w:author="Cláudio Nóbrega" w:date="2020-07-18T11:10:00Z">
                  <w:rPr>
                    <w:noProof/>
                  </w:rPr>
                </w:rPrChange>
              </w:rPr>
              <w:instrText>HYPERLINK \l "_Toc45963023"</w:instrText>
            </w:r>
            <w:r w:rsidRPr="00805346">
              <w:rPr>
                <w:rStyle w:val="Hyperlink"/>
                <w:rFonts w:ascii="Times New Roman" w:hAnsi="Times New Roman" w:cs="Times New Roman"/>
                <w:noProof/>
                <w:szCs w:val="24"/>
                <w:rPrChange w:id="450" w:author="Cláudio Nóbrega" w:date="2020-07-18T11:10:00Z">
                  <w:rPr>
                    <w:rStyle w:val="Hyperlink"/>
                    <w:noProof/>
                  </w:rPr>
                </w:rPrChange>
              </w:rPr>
              <w:instrText xml:space="preserve"> </w:instrText>
            </w:r>
            <w:r w:rsidRPr="00805346">
              <w:rPr>
                <w:rStyle w:val="Hyperlink"/>
                <w:rFonts w:ascii="Times New Roman" w:hAnsi="Times New Roman" w:cs="Times New Roman"/>
                <w:noProof/>
                <w:szCs w:val="24"/>
                <w:rPrChange w:id="451" w:author="Cláudio Nóbrega" w:date="2020-07-18T11:10:00Z">
                  <w:rPr>
                    <w:rStyle w:val="Hyperlink"/>
                    <w:noProof/>
                  </w:rPr>
                </w:rPrChange>
              </w:rPr>
            </w:r>
            <w:r w:rsidRPr="00805346">
              <w:rPr>
                <w:rStyle w:val="Hyperlink"/>
                <w:rFonts w:ascii="Times New Roman" w:hAnsi="Times New Roman" w:cs="Times New Roman"/>
                <w:noProof/>
                <w:szCs w:val="24"/>
                <w:rPrChange w:id="452" w:author="Cláudio Nóbrega" w:date="2020-07-18T11:10:00Z">
                  <w:rPr>
                    <w:rStyle w:val="Hyperlink"/>
                    <w:noProof/>
                  </w:rPr>
                </w:rPrChange>
              </w:rPr>
              <w:fldChar w:fldCharType="separate"/>
            </w:r>
            <w:r w:rsidRPr="00805346">
              <w:rPr>
                <w:rStyle w:val="Hyperlink"/>
                <w:rFonts w:ascii="Times New Roman" w:hAnsi="Times New Roman" w:cs="Times New Roman"/>
                <w:noProof/>
                <w:szCs w:val="24"/>
                <w:rPrChange w:id="453" w:author="Cláudio Nóbrega" w:date="2020-07-18T11:10:00Z">
                  <w:rPr>
                    <w:rStyle w:val="Hyperlink"/>
                    <w:rFonts w:ascii="Times New Roman" w:hAnsi="Times New Roman" w:cs="Times New Roman"/>
                    <w:noProof/>
                  </w:rPr>
                </w:rPrChange>
              </w:rPr>
              <w:t>4.3</w:t>
            </w:r>
            <w:r w:rsidRPr="00805346">
              <w:rPr>
                <w:rFonts w:ascii="Times New Roman" w:eastAsiaTheme="minorEastAsia" w:hAnsi="Times New Roman" w:cs="Times New Roman"/>
                <w:iCs w:val="0"/>
                <w:noProof/>
                <w:szCs w:val="24"/>
                <w:rPrChange w:id="454" w:author="Cláudio Nóbrega" w:date="2020-07-18T11:10:00Z">
                  <w:rPr>
                    <w:rFonts w:asciiTheme="minorHAnsi" w:eastAsiaTheme="minorEastAsia" w:hAnsiTheme="minorHAnsi" w:cstheme="minorBidi"/>
                    <w:iCs w:val="0"/>
                    <w:noProof/>
                    <w:sz w:val="22"/>
                    <w:szCs w:val="22"/>
                  </w:rPr>
                </w:rPrChange>
              </w:rPr>
              <w:tab/>
            </w:r>
            <w:r w:rsidRPr="00805346">
              <w:rPr>
                <w:rStyle w:val="Hyperlink"/>
                <w:rFonts w:ascii="Times New Roman" w:hAnsi="Times New Roman" w:cs="Times New Roman"/>
                <w:noProof/>
                <w:szCs w:val="24"/>
                <w:rPrChange w:id="455" w:author="Cláudio Nóbrega" w:date="2020-07-18T11:10:00Z">
                  <w:rPr>
                    <w:rStyle w:val="Hyperlink"/>
                    <w:rFonts w:ascii="Times New Roman" w:hAnsi="Times New Roman" w:cs="Times New Roman"/>
                    <w:noProof/>
                  </w:rPr>
                </w:rPrChange>
              </w:rPr>
              <w:t>Implementação</w:t>
            </w:r>
            <w:r w:rsidRPr="00805346">
              <w:rPr>
                <w:rFonts w:ascii="Times New Roman" w:hAnsi="Times New Roman" w:cs="Times New Roman"/>
                <w:noProof/>
                <w:webHidden/>
                <w:szCs w:val="24"/>
                <w:rPrChange w:id="456" w:author="Cláudio Nóbrega" w:date="2020-07-18T11:10:00Z">
                  <w:rPr>
                    <w:noProof/>
                    <w:webHidden/>
                  </w:rPr>
                </w:rPrChange>
              </w:rPr>
              <w:tab/>
            </w:r>
            <w:r w:rsidRPr="00805346">
              <w:rPr>
                <w:rFonts w:ascii="Times New Roman" w:hAnsi="Times New Roman" w:cs="Times New Roman"/>
                <w:noProof/>
                <w:webHidden/>
                <w:szCs w:val="24"/>
                <w:rPrChange w:id="457" w:author="Cláudio Nóbrega" w:date="2020-07-18T11:10:00Z">
                  <w:rPr>
                    <w:noProof/>
                    <w:webHidden/>
                  </w:rPr>
                </w:rPrChange>
              </w:rPr>
              <w:fldChar w:fldCharType="begin"/>
            </w:r>
            <w:r w:rsidRPr="00805346">
              <w:rPr>
                <w:rFonts w:ascii="Times New Roman" w:hAnsi="Times New Roman" w:cs="Times New Roman"/>
                <w:noProof/>
                <w:webHidden/>
                <w:szCs w:val="24"/>
                <w:rPrChange w:id="458" w:author="Cláudio Nóbrega" w:date="2020-07-18T11:10:00Z">
                  <w:rPr>
                    <w:noProof/>
                    <w:webHidden/>
                  </w:rPr>
                </w:rPrChange>
              </w:rPr>
              <w:instrText xml:space="preserve"> PAGEREF _Toc45963023 \h </w:instrText>
            </w:r>
            <w:r w:rsidRPr="00805346">
              <w:rPr>
                <w:rFonts w:ascii="Times New Roman" w:hAnsi="Times New Roman" w:cs="Times New Roman"/>
                <w:noProof/>
                <w:webHidden/>
                <w:szCs w:val="24"/>
                <w:rPrChange w:id="459" w:author="Cláudio Nóbrega" w:date="2020-07-18T11:10:00Z">
                  <w:rPr>
                    <w:noProof/>
                    <w:webHidden/>
                  </w:rPr>
                </w:rPrChange>
              </w:rPr>
            </w:r>
          </w:ins>
          <w:r w:rsidRPr="00805346">
            <w:rPr>
              <w:rFonts w:ascii="Times New Roman" w:hAnsi="Times New Roman" w:cs="Times New Roman"/>
              <w:noProof/>
              <w:webHidden/>
              <w:szCs w:val="24"/>
              <w:rPrChange w:id="460" w:author="Cláudio Nóbrega" w:date="2020-07-18T11:10:00Z">
                <w:rPr>
                  <w:noProof/>
                  <w:webHidden/>
                </w:rPr>
              </w:rPrChange>
            </w:rPr>
            <w:fldChar w:fldCharType="separate"/>
          </w:r>
          <w:ins w:id="461" w:author="Cláudio Nóbrega" w:date="2020-07-18T11:10:00Z">
            <w:r w:rsidRPr="00805346">
              <w:rPr>
                <w:rFonts w:ascii="Times New Roman" w:hAnsi="Times New Roman" w:cs="Times New Roman"/>
                <w:noProof/>
                <w:webHidden/>
                <w:szCs w:val="24"/>
                <w:rPrChange w:id="462" w:author="Cláudio Nóbrega" w:date="2020-07-18T11:10:00Z">
                  <w:rPr>
                    <w:noProof/>
                    <w:webHidden/>
                  </w:rPr>
                </w:rPrChange>
              </w:rPr>
              <w:t>11</w:t>
            </w:r>
            <w:r w:rsidRPr="00805346">
              <w:rPr>
                <w:rFonts w:ascii="Times New Roman" w:hAnsi="Times New Roman" w:cs="Times New Roman"/>
                <w:noProof/>
                <w:webHidden/>
                <w:szCs w:val="24"/>
                <w:rPrChange w:id="463" w:author="Cláudio Nóbrega" w:date="2020-07-18T11:10:00Z">
                  <w:rPr>
                    <w:noProof/>
                    <w:webHidden/>
                  </w:rPr>
                </w:rPrChange>
              </w:rPr>
              <w:fldChar w:fldCharType="end"/>
            </w:r>
            <w:r w:rsidRPr="00805346">
              <w:rPr>
                <w:rStyle w:val="Hyperlink"/>
                <w:rFonts w:ascii="Times New Roman" w:hAnsi="Times New Roman" w:cs="Times New Roman"/>
                <w:noProof/>
                <w:szCs w:val="24"/>
                <w:rPrChange w:id="464" w:author="Cláudio Nóbrega" w:date="2020-07-18T11:10:00Z">
                  <w:rPr>
                    <w:rStyle w:val="Hyperlink"/>
                    <w:noProof/>
                  </w:rPr>
                </w:rPrChange>
              </w:rPr>
              <w:fldChar w:fldCharType="end"/>
            </w:r>
          </w:ins>
        </w:p>
        <w:p w14:paraId="4CFBBD04" w14:textId="2A27F46E" w:rsidR="00805346" w:rsidRPr="00805346" w:rsidRDefault="00805346">
          <w:pPr>
            <w:pStyle w:val="Sumrio1"/>
            <w:rPr>
              <w:ins w:id="465" w:author="Cláudio Nóbrega" w:date="2020-07-18T11:10:00Z"/>
              <w:rFonts w:eastAsiaTheme="minorEastAsia"/>
              <w:bCs w:val="0"/>
              <w:szCs w:val="24"/>
              <w:rPrChange w:id="466" w:author="Cláudio Nóbrega" w:date="2020-07-18T11:10:00Z">
                <w:rPr>
                  <w:ins w:id="467" w:author="Cláudio Nóbrega" w:date="2020-07-18T11:10:00Z"/>
                  <w:rFonts w:asciiTheme="minorHAnsi" w:eastAsiaTheme="minorEastAsia" w:hAnsiTheme="minorHAnsi" w:cstheme="minorBidi"/>
                  <w:bCs w:val="0"/>
                  <w:sz w:val="22"/>
                  <w:szCs w:val="22"/>
                </w:rPr>
              </w:rPrChange>
            </w:rPr>
          </w:pPr>
          <w:ins w:id="468" w:author="Cláudio Nóbrega" w:date="2020-07-18T11:10:00Z">
            <w:r w:rsidRPr="00805346">
              <w:rPr>
                <w:rStyle w:val="Hyperlink"/>
                <w:szCs w:val="24"/>
                <w:rPrChange w:id="469" w:author="Cláudio Nóbrega" w:date="2020-07-18T11:10:00Z">
                  <w:rPr>
                    <w:rStyle w:val="Hyperlink"/>
                  </w:rPr>
                </w:rPrChange>
              </w:rPr>
              <w:fldChar w:fldCharType="begin"/>
            </w:r>
            <w:r w:rsidRPr="00805346">
              <w:rPr>
                <w:rStyle w:val="Hyperlink"/>
                <w:szCs w:val="24"/>
                <w:rPrChange w:id="470" w:author="Cláudio Nóbrega" w:date="2020-07-18T11:10:00Z">
                  <w:rPr>
                    <w:rStyle w:val="Hyperlink"/>
                  </w:rPr>
                </w:rPrChange>
              </w:rPr>
              <w:instrText xml:space="preserve"> </w:instrText>
            </w:r>
            <w:r w:rsidRPr="00805346">
              <w:rPr>
                <w:szCs w:val="24"/>
                <w:rPrChange w:id="471" w:author="Cláudio Nóbrega" w:date="2020-07-18T11:10:00Z">
                  <w:rPr/>
                </w:rPrChange>
              </w:rPr>
              <w:instrText>HYPERLINK \l "_Toc45963024"</w:instrText>
            </w:r>
            <w:r w:rsidRPr="00805346">
              <w:rPr>
                <w:rStyle w:val="Hyperlink"/>
                <w:szCs w:val="24"/>
                <w:rPrChange w:id="472" w:author="Cláudio Nóbrega" w:date="2020-07-18T11:10:00Z">
                  <w:rPr>
                    <w:rStyle w:val="Hyperlink"/>
                  </w:rPr>
                </w:rPrChange>
              </w:rPr>
              <w:instrText xml:space="preserve"> </w:instrText>
            </w:r>
            <w:r w:rsidRPr="00805346">
              <w:rPr>
                <w:rStyle w:val="Hyperlink"/>
                <w:szCs w:val="24"/>
                <w:rPrChange w:id="473" w:author="Cláudio Nóbrega" w:date="2020-07-18T11:10:00Z">
                  <w:rPr>
                    <w:rStyle w:val="Hyperlink"/>
                  </w:rPr>
                </w:rPrChange>
              </w:rPr>
            </w:r>
            <w:r w:rsidRPr="00805346">
              <w:rPr>
                <w:rStyle w:val="Hyperlink"/>
                <w:szCs w:val="24"/>
                <w:rPrChange w:id="474" w:author="Cláudio Nóbrega" w:date="2020-07-18T11:10:00Z">
                  <w:rPr>
                    <w:rStyle w:val="Hyperlink"/>
                  </w:rPr>
                </w:rPrChange>
              </w:rPr>
              <w:fldChar w:fldCharType="separate"/>
            </w:r>
            <w:r w:rsidRPr="00805346">
              <w:rPr>
                <w:rStyle w:val="Hyperlink"/>
                <w:szCs w:val="24"/>
                <w:rPrChange w:id="475" w:author="Cláudio Nóbrega" w:date="2020-07-18T11:10:00Z">
                  <w:rPr>
                    <w:rStyle w:val="Hyperlink"/>
                  </w:rPr>
                </w:rPrChange>
              </w:rPr>
              <w:t>5</w:t>
            </w:r>
            <w:r w:rsidRPr="00805346">
              <w:rPr>
                <w:rFonts w:eastAsiaTheme="minorEastAsia"/>
                <w:bCs w:val="0"/>
                <w:szCs w:val="24"/>
                <w:rPrChange w:id="476" w:author="Cláudio Nóbrega" w:date="2020-07-18T11:10:00Z">
                  <w:rPr>
                    <w:rFonts w:asciiTheme="minorHAnsi" w:eastAsiaTheme="minorEastAsia" w:hAnsiTheme="minorHAnsi" w:cstheme="minorBidi"/>
                    <w:bCs w:val="0"/>
                    <w:sz w:val="22"/>
                    <w:szCs w:val="22"/>
                  </w:rPr>
                </w:rPrChange>
              </w:rPr>
              <w:tab/>
            </w:r>
            <w:r w:rsidRPr="00805346">
              <w:rPr>
                <w:rStyle w:val="Hyperlink"/>
                <w:szCs w:val="24"/>
                <w:rPrChange w:id="477" w:author="Cláudio Nóbrega" w:date="2020-07-18T11:10:00Z">
                  <w:rPr>
                    <w:rStyle w:val="Hyperlink"/>
                  </w:rPr>
                </w:rPrChange>
              </w:rPr>
              <w:t>RESULTADOS E DISCUSSÃO</w:t>
            </w:r>
            <w:r w:rsidRPr="00805346">
              <w:rPr>
                <w:webHidden/>
                <w:szCs w:val="24"/>
                <w:rPrChange w:id="478" w:author="Cláudio Nóbrega" w:date="2020-07-18T11:10:00Z">
                  <w:rPr>
                    <w:webHidden/>
                  </w:rPr>
                </w:rPrChange>
              </w:rPr>
              <w:tab/>
            </w:r>
            <w:r w:rsidRPr="00805346">
              <w:rPr>
                <w:webHidden/>
                <w:szCs w:val="24"/>
                <w:rPrChange w:id="479" w:author="Cláudio Nóbrega" w:date="2020-07-18T11:10:00Z">
                  <w:rPr>
                    <w:webHidden/>
                  </w:rPr>
                </w:rPrChange>
              </w:rPr>
              <w:fldChar w:fldCharType="begin"/>
            </w:r>
            <w:r w:rsidRPr="00805346">
              <w:rPr>
                <w:webHidden/>
                <w:szCs w:val="24"/>
                <w:rPrChange w:id="480" w:author="Cláudio Nóbrega" w:date="2020-07-18T11:10:00Z">
                  <w:rPr>
                    <w:webHidden/>
                  </w:rPr>
                </w:rPrChange>
              </w:rPr>
              <w:instrText xml:space="preserve"> PAGEREF _Toc45963024 \h </w:instrText>
            </w:r>
            <w:r w:rsidRPr="00805346">
              <w:rPr>
                <w:webHidden/>
                <w:szCs w:val="24"/>
                <w:rPrChange w:id="481" w:author="Cláudio Nóbrega" w:date="2020-07-18T11:10:00Z">
                  <w:rPr>
                    <w:webHidden/>
                  </w:rPr>
                </w:rPrChange>
              </w:rPr>
            </w:r>
          </w:ins>
          <w:r w:rsidRPr="00805346">
            <w:rPr>
              <w:webHidden/>
              <w:szCs w:val="24"/>
              <w:rPrChange w:id="482" w:author="Cláudio Nóbrega" w:date="2020-07-18T11:10:00Z">
                <w:rPr>
                  <w:webHidden/>
                </w:rPr>
              </w:rPrChange>
            </w:rPr>
            <w:fldChar w:fldCharType="separate"/>
          </w:r>
          <w:ins w:id="483" w:author="Cláudio Nóbrega" w:date="2020-07-18T11:10:00Z">
            <w:r w:rsidRPr="00805346">
              <w:rPr>
                <w:webHidden/>
                <w:szCs w:val="24"/>
                <w:rPrChange w:id="484" w:author="Cláudio Nóbrega" w:date="2020-07-18T11:10:00Z">
                  <w:rPr>
                    <w:webHidden/>
                  </w:rPr>
                </w:rPrChange>
              </w:rPr>
              <w:t>12</w:t>
            </w:r>
            <w:r w:rsidRPr="00805346">
              <w:rPr>
                <w:webHidden/>
                <w:szCs w:val="24"/>
                <w:rPrChange w:id="485" w:author="Cláudio Nóbrega" w:date="2020-07-18T11:10:00Z">
                  <w:rPr>
                    <w:webHidden/>
                  </w:rPr>
                </w:rPrChange>
              </w:rPr>
              <w:fldChar w:fldCharType="end"/>
            </w:r>
            <w:r w:rsidRPr="00805346">
              <w:rPr>
                <w:rStyle w:val="Hyperlink"/>
                <w:szCs w:val="24"/>
                <w:rPrChange w:id="486" w:author="Cláudio Nóbrega" w:date="2020-07-18T11:10:00Z">
                  <w:rPr>
                    <w:rStyle w:val="Hyperlink"/>
                  </w:rPr>
                </w:rPrChange>
              </w:rPr>
              <w:fldChar w:fldCharType="end"/>
            </w:r>
          </w:ins>
        </w:p>
        <w:p w14:paraId="708F2907" w14:textId="30F52D2B" w:rsidR="00805346" w:rsidRPr="00805346" w:rsidRDefault="00805346">
          <w:pPr>
            <w:pStyle w:val="Sumrio1"/>
            <w:rPr>
              <w:ins w:id="487" w:author="Cláudio Nóbrega" w:date="2020-07-18T11:10:00Z"/>
              <w:rFonts w:eastAsiaTheme="minorEastAsia"/>
              <w:bCs w:val="0"/>
              <w:szCs w:val="24"/>
              <w:rPrChange w:id="488" w:author="Cláudio Nóbrega" w:date="2020-07-18T11:10:00Z">
                <w:rPr>
                  <w:ins w:id="489" w:author="Cláudio Nóbrega" w:date="2020-07-18T11:10:00Z"/>
                  <w:rFonts w:asciiTheme="minorHAnsi" w:eastAsiaTheme="minorEastAsia" w:hAnsiTheme="minorHAnsi" w:cstheme="minorBidi"/>
                  <w:bCs w:val="0"/>
                  <w:sz w:val="22"/>
                  <w:szCs w:val="22"/>
                </w:rPr>
              </w:rPrChange>
            </w:rPr>
          </w:pPr>
          <w:ins w:id="490" w:author="Cláudio Nóbrega" w:date="2020-07-18T11:10:00Z">
            <w:r w:rsidRPr="00805346">
              <w:rPr>
                <w:rStyle w:val="Hyperlink"/>
                <w:szCs w:val="24"/>
                <w:rPrChange w:id="491" w:author="Cláudio Nóbrega" w:date="2020-07-18T11:10:00Z">
                  <w:rPr>
                    <w:rStyle w:val="Hyperlink"/>
                  </w:rPr>
                </w:rPrChange>
              </w:rPr>
              <w:fldChar w:fldCharType="begin"/>
            </w:r>
            <w:r w:rsidRPr="00805346">
              <w:rPr>
                <w:rStyle w:val="Hyperlink"/>
                <w:szCs w:val="24"/>
                <w:rPrChange w:id="492" w:author="Cláudio Nóbrega" w:date="2020-07-18T11:10:00Z">
                  <w:rPr>
                    <w:rStyle w:val="Hyperlink"/>
                  </w:rPr>
                </w:rPrChange>
              </w:rPr>
              <w:instrText xml:space="preserve"> </w:instrText>
            </w:r>
            <w:r w:rsidRPr="00805346">
              <w:rPr>
                <w:szCs w:val="24"/>
                <w:rPrChange w:id="493" w:author="Cláudio Nóbrega" w:date="2020-07-18T11:10:00Z">
                  <w:rPr/>
                </w:rPrChange>
              </w:rPr>
              <w:instrText>HYPERLINK \l "_Toc45963025"</w:instrText>
            </w:r>
            <w:r w:rsidRPr="00805346">
              <w:rPr>
                <w:rStyle w:val="Hyperlink"/>
                <w:szCs w:val="24"/>
                <w:rPrChange w:id="494" w:author="Cláudio Nóbrega" w:date="2020-07-18T11:10:00Z">
                  <w:rPr>
                    <w:rStyle w:val="Hyperlink"/>
                  </w:rPr>
                </w:rPrChange>
              </w:rPr>
              <w:instrText xml:space="preserve"> </w:instrText>
            </w:r>
            <w:r w:rsidRPr="00805346">
              <w:rPr>
                <w:rStyle w:val="Hyperlink"/>
                <w:szCs w:val="24"/>
                <w:rPrChange w:id="495" w:author="Cláudio Nóbrega" w:date="2020-07-18T11:10:00Z">
                  <w:rPr>
                    <w:rStyle w:val="Hyperlink"/>
                  </w:rPr>
                </w:rPrChange>
              </w:rPr>
            </w:r>
            <w:r w:rsidRPr="00805346">
              <w:rPr>
                <w:rStyle w:val="Hyperlink"/>
                <w:szCs w:val="24"/>
                <w:rPrChange w:id="496" w:author="Cláudio Nóbrega" w:date="2020-07-18T11:10:00Z">
                  <w:rPr>
                    <w:rStyle w:val="Hyperlink"/>
                  </w:rPr>
                </w:rPrChange>
              </w:rPr>
              <w:fldChar w:fldCharType="separate"/>
            </w:r>
            <w:r w:rsidRPr="00805346">
              <w:rPr>
                <w:rStyle w:val="Hyperlink"/>
                <w:szCs w:val="24"/>
                <w:rPrChange w:id="497" w:author="Cláudio Nóbrega" w:date="2020-07-18T11:10:00Z">
                  <w:rPr>
                    <w:rStyle w:val="Hyperlink"/>
                  </w:rPr>
                </w:rPrChange>
              </w:rPr>
              <w:t>6</w:t>
            </w:r>
            <w:r w:rsidRPr="00805346">
              <w:rPr>
                <w:rFonts w:eastAsiaTheme="minorEastAsia"/>
                <w:bCs w:val="0"/>
                <w:szCs w:val="24"/>
                <w:rPrChange w:id="498" w:author="Cláudio Nóbrega" w:date="2020-07-18T11:10:00Z">
                  <w:rPr>
                    <w:rFonts w:asciiTheme="minorHAnsi" w:eastAsiaTheme="minorEastAsia" w:hAnsiTheme="minorHAnsi" w:cstheme="minorBidi"/>
                    <w:bCs w:val="0"/>
                    <w:sz w:val="22"/>
                    <w:szCs w:val="22"/>
                  </w:rPr>
                </w:rPrChange>
              </w:rPr>
              <w:tab/>
            </w:r>
            <w:r w:rsidRPr="00805346">
              <w:rPr>
                <w:rStyle w:val="Hyperlink"/>
                <w:szCs w:val="24"/>
                <w:rPrChange w:id="499" w:author="Cláudio Nóbrega" w:date="2020-07-18T11:10:00Z">
                  <w:rPr>
                    <w:rStyle w:val="Hyperlink"/>
                  </w:rPr>
                </w:rPrChange>
              </w:rPr>
              <w:t>CONSIDERAÇÕES FINAIS</w:t>
            </w:r>
            <w:r w:rsidRPr="00805346">
              <w:rPr>
                <w:webHidden/>
                <w:szCs w:val="24"/>
                <w:rPrChange w:id="500" w:author="Cláudio Nóbrega" w:date="2020-07-18T11:10:00Z">
                  <w:rPr>
                    <w:webHidden/>
                  </w:rPr>
                </w:rPrChange>
              </w:rPr>
              <w:tab/>
            </w:r>
            <w:r w:rsidRPr="00805346">
              <w:rPr>
                <w:webHidden/>
                <w:szCs w:val="24"/>
                <w:rPrChange w:id="501" w:author="Cláudio Nóbrega" w:date="2020-07-18T11:10:00Z">
                  <w:rPr>
                    <w:webHidden/>
                  </w:rPr>
                </w:rPrChange>
              </w:rPr>
              <w:fldChar w:fldCharType="begin"/>
            </w:r>
            <w:r w:rsidRPr="00805346">
              <w:rPr>
                <w:webHidden/>
                <w:szCs w:val="24"/>
                <w:rPrChange w:id="502" w:author="Cláudio Nóbrega" w:date="2020-07-18T11:10:00Z">
                  <w:rPr>
                    <w:webHidden/>
                  </w:rPr>
                </w:rPrChange>
              </w:rPr>
              <w:instrText xml:space="preserve"> PAGEREF _Toc45963025 \h </w:instrText>
            </w:r>
            <w:r w:rsidRPr="00805346">
              <w:rPr>
                <w:webHidden/>
                <w:szCs w:val="24"/>
                <w:rPrChange w:id="503" w:author="Cláudio Nóbrega" w:date="2020-07-18T11:10:00Z">
                  <w:rPr>
                    <w:webHidden/>
                  </w:rPr>
                </w:rPrChange>
              </w:rPr>
            </w:r>
          </w:ins>
          <w:r w:rsidRPr="00805346">
            <w:rPr>
              <w:webHidden/>
              <w:szCs w:val="24"/>
              <w:rPrChange w:id="504" w:author="Cláudio Nóbrega" w:date="2020-07-18T11:10:00Z">
                <w:rPr>
                  <w:webHidden/>
                </w:rPr>
              </w:rPrChange>
            </w:rPr>
            <w:fldChar w:fldCharType="separate"/>
          </w:r>
          <w:ins w:id="505" w:author="Cláudio Nóbrega" w:date="2020-07-18T11:10:00Z">
            <w:r w:rsidRPr="00805346">
              <w:rPr>
                <w:webHidden/>
                <w:szCs w:val="24"/>
                <w:rPrChange w:id="506" w:author="Cláudio Nóbrega" w:date="2020-07-18T11:10:00Z">
                  <w:rPr>
                    <w:webHidden/>
                  </w:rPr>
                </w:rPrChange>
              </w:rPr>
              <w:t>14</w:t>
            </w:r>
            <w:r w:rsidRPr="00805346">
              <w:rPr>
                <w:webHidden/>
                <w:szCs w:val="24"/>
                <w:rPrChange w:id="507" w:author="Cláudio Nóbrega" w:date="2020-07-18T11:10:00Z">
                  <w:rPr>
                    <w:webHidden/>
                  </w:rPr>
                </w:rPrChange>
              </w:rPr>
              <w:fldChar w:fldCharType="end"/>
            </w:r>
            <w:r w:rsidRPr="00805346">
              <w:rPr>
                <w:rStyle w:val="Hyperlink"/>
                <w:szCs w:val="24"/>
                <w:rPrChange w:id="508" w:author="Cláudio Nóbrega" w:date="2020-07-18T11:10:00Z">
                  <w:rPr>
                    <w:rStyle w:val="Hyperlink"/>
                  </w:rPr>
                </w:rPrChange>
              </w:rPr>
              <w:fldChar w:fldCharType="end"/>
            </w:r>
          </w:ins>
        </w:p>
        <w:p w14:paraId="3F25E4EF" w14:textId="551B8271" w:rsidR="00805346" w:rsidRPr="00805346" w:rsidRDefault="00805346">
          <w:pPr>
            <w:pStyle w:val="Sumrio1"/>
            <w:rPr>
              <w:ins w:id="509" w:author="Cláudio Nóbrega" w:date="2020-07-18T11:10:00Z"/>
              <w:rFonts w:eastAsiaTheme="minorEastAsia"/>
              <w:bCs w:val="0"/>
              <w:szCs w:val="24"/>
              <w:rPrChange w:id="510" w:author="Cláudio Nóbrega" w:date="2020-07-18T11:10:00Z">
                <w:rPr>
                  <w:ins w:id="511" w:author="Cláudio Nóbrega" w:date="2020-07-18T11:10:00Z"/>
                  <w:rFonts w:asciiTheme="minorHAnsi" w:eastAsiaTheme="minorEastAsia" w:hAnsiTheme="minorHAnsi" w:cstheme="minorBidi"/>
                  <w:bCs w:val="0"/>
                  <w:sz w:val="22"/>
                  <w:szCs w:val="22"/>
                </w:rPr>
              </w:rPrChange>
            </w:rPr>
          </w:pPr>
          <w:ins w:id="512" w:author="Cláudio Nóbrega" w:date="2020-07-18T11:10:00Z">
            <w:r w:rsidRPr="00805346">
              <w:rPr>
                <w:rStyle w:val="Hyperlink"/>
                <w:szCs w:val="24"/>
                <w:rPrChange w:id="513" w:author="Cláudio Nóbrega" w:date="2020-07-18T11:10:00Z">
                  <w:rPr>
                    <w:rStyle w:val="Hyperlink"/>
                  </w:rPr>
                </w:rPrChange>
              </w:rPr>
              <w:fldChar w:fldCharType="begin"/>
            </w:r>
            <w:r w:rsidRPr="00805346">
              <w:rPr>
                <w:rStyle w:val="Hyperlink"/>
                <w:szCs w:val="24"/>
                <w:rPrChange w:id="514" w:author="Cláudio Nóbrega" w:date="2020-07-18T11:10:00Z">
                  <w:rPr>
                    <w:rStyle w:val="Hyperlink"/>
                  </w:rPr>
                </w:rPrChange>
              </w:rPr>
              <w:instrText xml:space="preserve"> </w:instrText>
            </w:r>
            <w:r w:rsidRPr="00805346">
              <w:rPr>
                <w:szCs w:val="24"/>
                <w:rPrChange w:id="515" w:author="Cláudio Nóbrega" w:date="2020-07-18T11:10:00Z">
                  <w:rPr/>
                </w:rPrChange>
              </w:rPr>
              <w:instrText>HYPERLINK \l "_Toc45963026"</w:instrText>
            </w:r>
            <w:r w:rsidRPr="00805346">
              <w:rPr>
                <w:rStyle w:val="Hyperlink"/>
                <w:szCs w:val="24"/>
                <w:rPrChange w:id="516" w:author="Cláudio Nóbrega" w:date="2020-07-18T11:10:00Z">
                  <w:rPr>
                    <w:rStyle w:val="Hyperlink"/>
                  </w:rPr>
                </w:rPrChange>
              </w:rPr>
              <w:instrText xml:space="preserve"> </w:instrText>
            </w:r>
            <w:r w:rsidRPr="00805346">
              <w:rPr>
                <w:rStyle w:val="Hyperlink"/>
                <w:szCs w:val="24"/>
                <w:rPrChange w:id="517" w:author="Cláudio Nóbrega" w:date="2020-07-18T11:10:00Z">
                  <w:rPr>
                    <w:rStyle w:val="Hyperlink"/>
                  </w:rPr>
                </w:rPrChange>
              </w:rPr>
            </w:r>
            <w:r w:rsidRPr="00805346">
              <w:rPr>
                <w:rStyle w:val="Hyperlink"/>
                <w:szCs w:val="24"/>
                <w:rPrChange w:id="518" w:author="Cláudio Nóbrega" w:date="2020-07-18T11:10:00Z">
                  <w:rPr>
                    <w:rStyle w:val="Hyperlink"/>
                  </w:rPr>
                </w:rPrChange>
              </w:rPr>
              <w:fldChar w:fldCharType="separate"/>
            </w:r>
            <w:r w:rsidRPr="00805346">
              <w:rPr>
                <w:rStyle w:val="Hyperlink"/>
                <w:szCs w:val="24"/>
                <w:rPrChange w:id="519" w:author="Cláudio Nóbrega" w:date="2020-07-18T11:10:00Z">
                  <w:rPr>
                    <w:rStyle w:val="Hyperlink"/>
                  </w:rPr>
                </w:rPrChange>
              </w:rPr>
              <w:t>7</w:t>
            </w:r>
            <w:r w:rsidRPr="00805346">
              <w:rPr>
                <w:rFonts w:eastAsiaTheme="minorEastAsia"/>
                <w:bCs w:val="0"/>
                <w:szCs w:val="24"/>
                <w:rPrChange w:id="520" w:author="Cláudio Nóbrega" w:date="2020-07-18T11:10:00Z">
                  <w:rPr>
                    <w:rFonts w:asciiTheme="minorHAnsi" w:eastAsiaTheme="minorEastAsia" w:hAnsiTheme="minorHAnsi" w:cstheme="minorBidi"/>
                    <w:bCs w:val="0"/>
                    <w:sz w:val="22"/>
                    <w:szCs w:val="22"/>
                  </w:rPr>
                </w:rPrChange>
              </w:rPr>
              <w:tab/>
            </w:r>
            <w:r w:rsidRPr="00805346">
              <w:rPr>
                <w:rStyle w:val="Hyperlink"/>
                <w:szCs w:val="24"/>
                <w:rPrChange w:id="521" w:author="Cláudio Nóbrega" w:date="2020-07-18T11:10:00Z">
                  <w:rPr>
                    <w:rStyle w:val="Hyperlink"/>
                  </w:rPr>
                </w:rPrChange>
              </w:rPr>
              <w:t>TRABALHOS FUTUROS</w:t>
            </w:r>
            <w:r w:rsidRPr="00805346">
              <w:rPr>
                <w:webHidden/>
                <w:szCs w:val="24"/>
                <w:rPrChange w:id="522" w:author="Cláudio Nóbrega" w:date="2020-07-18T11:10:00Z">
                  <w:rPr>
                    <w:webHidden/>
                  </w:rPr>
                </w:rPrChange>
              </w:rPr>
              <w:tab/>
            </w:r>
            <w:r w:rsidRPr="00805346">
              <w:rPr>
                <w:webHidden/>
                <w:szCs w:val="24"/>
                <w:rPrChange w:id="523" w:author="Cláudio Nóbrega" w:date="2020-07-18T11:10:00Z">
                  <w:rPr>
                    <w:webHidden/>
                  </w:rPr>
                </w:rPrChange>
              </w:rPr>
              <w:fldChar w:fldCharType="begin"/>
            </w:r>
            <w:r w:rsidRPr="00805346">
              <w:rPr>
                <w:webHidden/>
                <w:szCs w:val="24"/>
                <w:rPrChange w:id="524" w:author="Cláudio Nóbrega" w:date="2020-07-18T11:10:00Z">
                  <w:rPr>
                    <w:webHidden/>
                  </w:rPr>
                </w:rPrChange>
              </w:rPr>
              <w:instrText xml:space="preserve"> PAGEREF _Toc45963026 \h </w:instrText>
            </w:r>
            <w:r w:rsidRPr="00805346">
              <w:rPr>
                <w:webHidden/>
                <w:szCs w:val="24"/>
                <w:rPrChange w:id="525" w:author="Cláudio Nóbrega" w:date="2020-07-18T11:10:00Z">
                  <w:rPr>
                    <w:webHidden/>
                  </w:rPr>
                </w:rPrChange>
              </w:rPr>
            </w:r>
          </w:ins>
          <w:r w:rsidRPr="00805346">
            <w:rPr>
              <w:webHidden/>
              <w:szCs w:val="24"/>
              <w:rPrChange w:id="526" w:author="Cláudio Nóbrega" w:date="2020-07-18T11:10:00Z">
                <w:rPr>
                  <w:webHidden/>
                </w:rPr>
              </w:rPrChange>
            </w:rPr>
            <w:fldChar w:fldCharType="separate"/>
          </w:r>
          <w:ins w:id="527" w:author="Cláudio Nóbrega" w:date="2020-07-18T11:10:00Z">
            <w:r w:rsidRPr="00805346">
              <w:rPr>
                <w:webHidden/>
                <w:szCs w:val="24"/>
                <w:rPrChange w:id="528" w:author="Cláudio Nóbrega" w:date="2020-07-18T11:10:00Z">
                  <w:rPr>
                    <w:webHidden/>
                  </w:rPr>
                </w:rPrChange>
              </w:rPr>
              <w:t>14</w:t>
            </w:r>
            <w:r w:rsidRPr="00805346">
              <w:rPr>
                <w:webHidden/>
                <w:szCs w:val="24"/>
                <w:rPrChange w:id="529" w:author="Cláudio Nóbrega" w:date="2020-07-18T11:10:00Z">
                  <w:rPr>
                    <w:webHidden/>
                  </w:rPr>
                </w:rPrChange>
              </w:rPr>
              <w:fldChar w:fldCharType="end"/>
            </w:r>
            <w:r w:rsidRPr="00805346">
              <w:rPr>
                <w:rStyle w:val="Hyperlink"/>
                <w:szCs w:val="24"/>
                <w:rPrChange w:id="530" w:author="Cláudio Nóbrega" w:date="2020-07-18T11:10:00Z">
                  <w:rPr>
                    <w:rStyle w:val="Hyperlink"/>
                  </w:rPr>
                </w:rPrChange>
              </w:rPr>
              <w:fldChar w:fldCharType="end"/>
            </w:r>
          </w:ins>
        </w:p>
        <w:p w14:paraId="2BCC742D" w14:textId="1C5FAD5F" w:rsidR="00805346" w:rsidRPr="00805346" w:rsidRDefault="00805346">
          <w:pPr>
            <w:pStyle w:val="Sumrio1"/>
            <w:rPr>
              <w:ins w:id="531" w:author="Cláudio Nóbrega" w:date="2020-07-18T11:10:00Z"/>
              <w:rFonts w:eastAsiaTheme="minorEastAsia"/>
              <w:bCs w:val="0"/>
              <w:szCs w:val="24"/>
              <w:rPrChange w:id="532" w:author="Cláudio Nóbrega" w:date="2020-07-18T11:10:00Z">
                <w:rPr>
                  <w:ins w:id="533" w:author="Cláudio Nóbrega" w:date="2020-07-18T11:10:00Z"/>
                  <w:rFonts w:asciiTheme="minorHAnsi" w:eastAsiaTheme="minorEastAsia" w:hAnsiTheme="minorHAnsi" w:cstheme="minorBidi"/>
                  <w:bCs w:val="0"/>
                  <w:sz w:val="22"/>
                  <w:szCs w:val="22"/>
                </w:rPr>
              </w:rPrChange>
            </w:rPr>
          </w:pPr>
          <w:ins w:id="534" w:author="Cláudio Nóbrega" w:date="2020-07-18T11:10:00Z">
            <w:r w:rsidRPr="00805346">
              <w:rPr>
                <w:rStyle w:val="Hyperlink"/>
                <w:szCs w:val="24"/>
                <w:rPrChange w:id="535" w:author="Cláudio Nóbrega" w:date="2020-07-18T11:10:00Z">
                  <w:rPr>
                    <w:rStyle w:val="Hyperlink"/>
                  </w:rPr>
                </w:rPrChange>
              </w:rPr>
              <w:fldChar w:fldCharType="begin"/>
            </w:r>
            <w:r w:rsidRPr="00805346">
              <w:rPr>
                <w:rStyle w:val="Hyperlink"/>
                <w:szCs w:val="24"/>
                <w:rPrChange w:id="536" w:author="Cláudio Nóbrega" w:date="2020-07-18T11:10:00Z">
                  <w:rPr>
                    <w:rStyle w:val="Hyperlink"/>
                  </w:rPr>
                </w:rPrChange>
              </w:rPr>
              <w:instrText xml:space="preserve"> </w:instrText>
            </w:r>
            <w:r w:rsidRPr="00805346">
              <w:rPr>
                <w:szCs w:val="24"/>
                <w:rPrChange w:id="537" w:author="Cláudio Nóbrega" w:date="2020-07-18T11:10:00Z">
                  <w:rPr/>
                </w:rPrChange>
              </w:rPr>
              <w:instrText>HYPERLINK \l "_Toc45963027"</w:instrText>
            </w:r>
            <w:r w:rsidRPr="00805346">
              <w:rPr>
                <w:rStyle w:val="Hyperlink"/>
                <w:szCs w:val="24"/>
                <w:rPrChange w:id="538" w:author="Cláudio Nóbrega" w:date="2020-07-18T11:10:00Z">
                  <w:rPr>
                    <w:rStyle w:val="Hyperlink"/>
                  </w:rPr>
                </w:rPrChange>
              </w:rPr>
              <w:instrText xml:space="preserve"> </w:instrText>
            </w:r>
            <w:r w:rsidRPr="00805346">
              <w:rPr>
                <w:rStyle w:val="Hyperlink"/>
                <w:szCs w:val="24"/>
                <w:rPrChange w:id="539" w:author="Cláudio Nóbrega" w:date="2020-07-18T11:10:00Z">
                  <w:rPr>
                    <w:rStyle w:val="Hyperlink"/>
                  </w:rPr>
                </w:rPrChange>
              </w:rPr>
            </w:r>
            <w:r w:rsidRPr="00805346">
              <w:rPr>
                <w:rStyle w:val="Hyperlink"/>
                <w:szCs w:val="24"/>
                <w:rPrChange w:id="540" w:author="Cláudio Nóbrega" w:date="2020-07-18T11:10:00Z">
                  <w:rPr>
                    <w:rStyle w:val="Hyperlink"/>
                  </w:rPr>
                </w:rPrChange>
              </w:rPr>
              <w:fldChar w:fldCharType="separate"/>
            </w:r>
            <w:r w:rsidRPr="00805346">
              <w:rPr>
                <w:rStyle w:val="Hyperlink"/>
                <w:szCs w:val="24"/>
                <w:rPrChange w:id="541" w:author="Cláudio Nóbrega" w:date="2020-07-18T11:10:00Z">
                  <w:rPr>
                    <w:rStyle w:val="Hyperlink"/>
                  </w:rPr>
                </w:rPrChange>
              </w:rPr>
              <w:t>REFERÊNCIAS</w:t>
            </w:r>
            <w:r w:rsidRPr="00805346">
              <w:rPr>
                <w:webHidden/>
                <w:szCs w:val="24"/>
                <w:rPrChange w:id="542" w:author="Cláudio Nóbrega" w:date="2020-07-18T11:10:00Z">
                  <w:rPr>
                    <w:webHidden/>
                  </w:rPr>
                </w:rPrChange>
              </w:rPr>
              <w:tab/>
            </w:r>
            <w:r w:rsidRPr="00805346">
              <w:rPr>
                <w:webHidden/>
                <w:szCs w:val="24"/>
                <w:rPrChange w:id="543" w:author="Cláudio Nóbrega" w:date="2020-07-18T11:10:00Z">
                  <w:rPr>
                    <w:webHidden/>
                  </w:rPr>
                </w:rPrChange>
              </w:rPr>
              <w:fldChar w:fldCharType="begin"/>
            </w:r>
            <w:r w:rsidRPr="00805346">
              <w:rPr>
                <w:webHidden/>
                <w:szCs w:val="24"/>
                <w:rPrChange w:id="544" w:author="Cláudio Nóbrega" w:date="2020-07-18T11:10:00Z">
                  <w:rPr>
                    <w:webHidden/>
                  </w:rPr>
                </w:rPrChange>
              </w:rPr>
              <w:instrText xml:space="preserve"> PAGEREF _Toc45963027 \h </w:instrText>
            </w:r>
            <w:r w:rsidRPr="00805346">
              <w:rPr>
                <w:webHidden/>
                <w:szCs w:val="24"/>
                <w:rPrChange w:id="545" w:author="Cláudio Nóbrega" w:date="2020-07-18T11:10:00Z">
                  <w:rPr>
                    <w:webHidden/>
                  </w:rPr>
                </w:rPrChange>
              </w:rPr>
            </w:r>
          </w:ins>
          <w:r w:rsidRPr="00805346">
            <w:rPr>
              <w:webHidden/>
              <w:szCs w:val="24"/>
              <w:rPrChange w:id="546" w:author="Cláudio Nóbrega" w:date="2020-07-18T11:10:00Z">
                <w:rPr>
                  <w:webHidden/>
                </w:rPr>
              </w:rPrChange>
            </w:rPr>
            <w:fldChar w:fldCharType="separate"/>
          </w:r>
          <w:ins w:id="547" w:author="Cláudio Nóbrega" w:date="2020-07-18T11:10:00Z">
            <w:r w:rsidRPr="00805346">
              <w:rPr>
                <w:webHidden/>
                <w:szCs w:val="24"/>
                <w:rPrChange w:id="548" w:author="Cláudio Nóbrega" w:date="2020-07-18T11:10:00Z">
                  <w:rPr>
                    <w:webHidden/>
                  </w:rPr>
                </w:rPrChange>
              </w:rPr>
              <w:t>15</w:t>
            </w:r>
            <w:r w:rsidRPr="00805346">
              <w:rPr>
                <w:webHidden/>
                <w:szCs w:val="24"/>
                <w:rPrChange w:id="549" w:author="Cláudio Nóbrega" w:date="2020-07-18T11:10:00Z">
                  <w:rPr>
                    <w:webHidden/>
                  </w:rPr>
                </w:rPrChange>
              </w:rPr>
              <w:fldChar w:fldCharType="end"/>
            </w:r>
            <w:r w:rsidRPr="00805346">
              <w:rPr>
                <w:rStyle w:val="Hyperlink"/>
                <w:szCs w:val="24"/>
                <w:rPrChange w:id="550" w:author="Cláudio Nóbrega" w:date="2020-07-18T11:10:00Z">
                  <w:rPr>
                    <w:rStyle w:val="Hyperlink"/>
                  </w:rPr>
                </w:rPrChange>
              </w:rPr>
              <w:fldChar w:fldCharType="end"/>
            </w:r>
          </w:ins>
        </w:p>
        <w:p w14:paraId="5D91A389" w14:textId="3ABC5D25" w:rsidR="00805346" w:rsidRPr="00805346" w:rsidRDefault="00805346">
          <w:pPr>
            <w:pStyle w:val="Sumrio1"/>
            <w:rPr>
              <w:ins w:id="551" w:author="Cláudio Nóbrega" w:date="2020-07-18T11:10:00Z"/>
              <w:rFonts w:eastAsiaTheme="minorEastAsia"/>
              <w:bCs w:val="0"/>
              <w:szCs w:val="24"/>
              <w:rPrChange w:id="552" w:author="Cláudio Nóbrega" w:date="2020-07-18T11:10:00Z">
                <w:rPr>
                  <w:ins w:id="553" w:author="Cláudio Nóbrega" w:date="2020-07-18T11:10:00Z"/>
                  <w:rFonts w:asciiTheme="minorHAnsi" w:eastAsiaTheme="minorEastAsia" w:hAnsiTheme="minorHAnsi" w:cstheme="minorBidi"/>
                  <w:bCs w:val="0"/>
                  <w:sz w:val="22"/>
                  <w:szCs w:val="22"/>
                </w:rPr>
              </w:rPrChange>
            </w:rPr>
          </w:pPr>
          <w:ins w:id="554" w:author="Cláudio Nóbrega" w:date="2020-07-18T11:10:00Z">
            <w:r w:rsidRPr="00805346">
              <w:rPr>
                <w:rStyle w:val="Hyperlink"/>
                <w:szCs w:val="24"/>
                <w:rPrChange w:id="555" w:author="Cláudio Nóbrega" w:date="2020-07-18T11:10:00Z">
                  <w:rPr>
                    <w:rStyle w:val="Hyperlink"/>
                  </w:rPr>
                </w:rPrChange>
              </w:rPr>
              <w:fldChar w:fldCharType="begin"/>
            </w:r>
            <w:r w:rsidRPr="00805346">
              <w:rPr>
                <w:rStyle w:val="Hyperlink"/>
                <w:szCs w:val="24"/>
                <w:rPrChange w:id="556" w:author="Cláudio Nóbrega" w:date="2020-07-18T11:10:00Z">
                  <w:rPr>
                    <w:rStyle w:val="Hyperlink"/>
                  </w:rPr>
                </w:rPrChange>
              </w:rPr>
              <w:instrText xml:space="preserve"> </w:instrText>
            </w:r>
            <w:r w:rsidRPr="00805346">
              <w:rPr>
                <w:szCs w:val="24"/>
                <w:rPrChange w:id="557" w:author="Cláudio Nóbrega" w:date="2020-07-18T11:10:00Z">
                  <w:rPr/>
                </w:rPrChange>
              </w:rPr>
              <w:instrText>HYPERLINK \l "_Toc45963028"</w:instrText>
            </w:r>
            <w:r w:rsidRPr="00805346">
              <w:rPr>
                <w:rStyle w:val="Hyperlink"/>
                <w:szCs w:val="24"/>
                <w:rPrChange w:id="558" w:author="Cláudio Nóbrega" w:date="2020-07-18T11:10:00Z">
                  <w:rPr>
                    <w:rStyle w:val="Hyperlink"/>
                  </w:rPr>
                </w:rPrChange>
              </w:rPr>
              <w:instrText xml:space="preserve"> </w:instrText>
            </w:r>
            <w:r w:rsidRPr="00805346">
              <w:rPr>
                <w:rStyle w:val="Hyperlink"/>
                <w:szCs w:val="24"/>
                <w:rPrChange w:id="559" w:author="Cláudio Nóbrega" w:date="2020-07-18T11:10:00Z">
                  <w:rPr>
                    <w:rStyle w:val="Hyperlink"/>
                  </w:rPr>
                </w:rPrChange>
              </w:rPr>
            </w:r>
            <w:r w:rsidRPr="00805346">
              <w:rPr>
                <w:rStyle w:val="Hyperlink"/>
                <w:szCs w:val="24"/>
                <w:rPrChange w:id="560" w:author="Cláudio Nóbrega" w:date="2020-07-18T11:10:00Z">
                  <w:rPr>
                    <w:rStyle w:val="Hyperlink"/>
                  </w:rPr>
                </w:rPrChange>
              </w:rPr>
              <w:fldChar w:fldCharType="separate"/>
            </w:r>
            <w:r w:rsidRPr="00805346">
              <w:rPr>
                <w:rStyle w:val="Hyperlink"/>
                <w:szCs w:val="24"/>
                <w:rPrChange w:id="561" w:author="Cláudio Nóbrega" w:date="2020-07-18T11:10:00Z">
                  <w:rPr>
                    <w:rStyle w:val="Hyperlink"/>
                  </w:rPr>
                </w:rPrChange>
              </w:rPr>
              <w:t>CÓDIGOS</w:t>
            </w:r>
            <w:r w:rsidRPr="00805346">
              <w:rPr>
                <w:webHidden/>
                <w:szCs w:val="24"/>
                <w:rPrChange w:id="562" w:author="Cláudio Nóbrega" w:date="2020-07-18T11:10:00Z">
                  <w:rPr>
                    <w:webHidden/>
                  </w:rPr>
                </w:rPrChange>
              </w:rPr>
              <w:tab/>
            </w:r>
            <w:r w:rsidRPr="00805346">
              <w:rPr>
                <w:webHidden/>
                <w:szCs w:val="24"/>
                <w:rPrChange w:id="563" w:author="Cláudio Nóbrega" w:date="2020-07-18T11:10:00Z">
                  <w:rPr>
                    <w:webHidden/>
                  </w:rPr>
                </w:rPrChange>
              </w:rPr>
              <w:fldChar w:fldCharType="begin"/>
            </w:r>
            <w:r w:rsidRPr="00805346">
              <w:rPr>
                <w:webHidden/>
                <w:szCs w:val="24"/>
                <w:rPrChange w:id="564" w:author="Cláudio Nóbrega" w:date="2020-07-18T11:10:00Z">
                  <w:rPr>
                    <w:webHidden/>
                  </w:rPr>
                </w:rPrChange>
              </w:rPr>
              <w:instrText xml:space="preserve"> PAGEREF _Toc45963028 \h </w:instrText>
            </w:r>
            <w:r w:rsidRPr="00805346">
              <w:rPr>
                <w:webHidden/>
                <w:szCs w:val="24"/>
                <w:rPrChange w:id="565" w:author="Cláudio Nóbrega" w:date="2020-07-18T11:10:00Z">
                  <w:rPr>
                    <w:webHidden/>
                  </w:rPr>
                </w:rPrChange>
              </w:rPr>
            </w:r>
          </w:ins>
          <w:r w:rsidRPr="00805346">
            <w:rPr>
              <w:webHidden/>
              <w:szCs w:val="24"/>
              <w:rPrChange w:id="566" w:author="Cláudio Nóbrega" w:date="2020-07-18T11:10:00Z">
                <w:rPr>
                  <w:webHidden/>
                </w:rPr>
              </w:rPrChange>
            </w:rPr>
            <w:fldChar w:fldCharType="separate"/>
          </w:r>
          <w:ins w:id="567" w:author="Cláudio Nóbrega" w:date="2020-07-18T11:10:00Z">
            <w:r w:rsidRPr="00805346">
              <w:rPr>
                <w:webHidden/>
                <w:szCs w:val="24"/>
                <w:rPrChange w:id="568" w:author="Cláudio Nóbrega" w:date="2020-07-18T11:10:00Z">
                  <w:rPr>
                    <w:webHidden/>
                  </w:rPr>
                </w:rPrChange>
              </w:rPr>
              <w:t>17</w:t>
            </w:r>
            <w:r w:rsidRPr="00805346">
              <w:rPr>
                <w:webHidden/>
                <w:szCs w:val="24"/>
                <w:rPrChange w:id="569" w:author="Cláudio Nóbrega" w:date="2020-07-18T11:10:00Z">
                  <w:rPr>
                    <w:webHidden/>
                  </w:rPr>
                </w:rPrChange>
              </w:rPr>
              <w:fldChar w:fldCharType="end"/>
            </w:r>
            <w:r w:rsidRPr="00805346">
              <w:rPr>
                <w:rStyle w:val="Hyperlink"/>
                <w:szCs w:val="24"/>
                <w:rPrChange w:id="570" w:author="Cláudio Nóbrega" w:date="2020-07-18T11:10:00Z">
                  <w:rPr>
                    <w:rStyle w:val="Hyperlink"/>
                  </w:rPr>
                </w:rPrChange>
              </w:rPr>
              <w:fldChar w:fldCharType="end"/>
            </w:r>
          </w:ins>
        </w:p>
        <w:p w14:paraId="51B6F9E0" w14:textId="3EB1020D" w:rsidR="00D810EA" w:rsidRPr="00B55982" w:rsidDel="00B55982" w:rsidRDefault="00B55982">
          <w:pPr>
            <w:pStyle w:val="Sumrio1"/>
            <w:rPr>
              <w:del w:id="571" w:author="Cláudio Nóbrega" w:date="2020-07-18T10:57:00Z"/>
              <w:rFonts w:eastAsiaTheme="minorEastAsia"/>
              <w:bCs w:val="0"/>
              <w:sz w:val="22"/>
              <w:szCs w:val="22"/>
              <w:rPrChange w:id="572" w:author="Cláudio Nóbrega" w:date="2020-07-18T10:58:00Z">
                <w:rPr>
                  <w:del w:id="573" w:author="Cláudio Nóbrega" w:date="2020-07-18T10:57:00Z"/>
                  <w:rFonts w:eastAsiaTheme="minorEastAsia"/>
                  <w:bCs w:val="0"/>
                  <w:sz w:val="22"/>
                  <w:szCs w:val="22"/>
                </w:rPr>
              </w:rPrChange>
            </w:rPr>
          </w:pPr>
          <w:del w:id="574" w:author="Cláudio Nóbrega" w:date="2020-07-18T10:57:00Z">
            <w:r w:rsidRPr="00B55982" w:rsidDel="00B55982">
              <w:rPr>
                <w:rPrChange w:id="575" w:author="Cláudio Nóbrega" w:date="2020-07-18T10:58:00Z">
                  <w:rPr/>
                </w:rPrChange>
              </w:rPr>
              <w:fldChar w:fldCharType="begin"/>
            </w:r>
            <w:r w:rsidRPr="00B55982" w:rsidDel="00B55982">
              <w:rPr>
                <w:rPrChange w:id="576" w:author="Cláudio Nóbrega" w:date="2020-07-18T10:58:00Z">
                  <w:rPr/>
                </w:rPrChange>
              </w:rPr>
              <w:delInstrText xml:space="preserve"> HYPERLINK \l "_Toc45712427" </w:delInstrText>
            </w:r>
            <w:r w:rsidRPr="00B55982" w:rsidDel="00B55982">
              <w:rPr>
                <w:rPrChange w:id="577" w:author="Cláudio Nóbrega" w:date="2020-07-18T10:58:00Z">
                  <w:rPr/>
                </w:rPrChange>
              </w:rPr>
              <w:fldChar w:fldCharType="separate"/>
            </w:r>
          </w:del>
          <w:ins w:id="578" w:author="Cláudio Nóbrega" w:date="2020-07-18T11:10:00Z">
            <w:r w:rsidR="00805346">
              <w:rPr>
                <w:b/>
                <w:bCs w:val="0"/>
              </w:rPr>
              <w:t>Erro! A referência de hiperlink não é válida.</w:t>
            </w:r>
          </w:ins>
          <w:del w:id="579" w:author="Cláudio Nóbrega" w:date="2020-07-18T10:57:00Z">
            <w:r w:rsidR="00D810EA" w:rsidRPr="00B55982" w:rsidDel="00B55982">
              <w:rPr>
                <w:rStyle w:val="Hyperlink"/>
                <w:rPrChange w:id="580" w:author="Cláudio Nóbrega" w:date="2020-07-18T10:58:00Z">
                  <w:rPr>
                    <w:rStyle w:val="Hyperlink"/>
                  </w:rPr>
                </w:rPrChange>
              </w:rPr>
              <w:delText>1</w:delText>
            </w:r>
            <w:r w:rsidR="00D810EA" w:rsidRPr="00B55982" w:rsidDel="00B55982">
              <w:rPr>
                <w:rFonts w:eastAsiaTheme="minorEastAsia"/>
                <w:bCs w:val="0"/>
                <w:sz w:val="22"/>
                <w:szCs w:val="22"/>
                <w:rPrChange w:id="581" w:author="Cláudio Nóbrega" w:date="2020-07-18T10:58:00Z">
                  <w:rPr>
                    <w:rFonts w:eastAsiaTheme="minorEastAsia"/>
                    <w:bCs w:val="0"/>
                    <w:sz w:val="22"/>
                    <w:szCs w:val="22"/>
                  </w:rPr>
                </w:rPrChange>
              </w:rPr>
              <w:tab/>
            </w:r>
            <w:r w:rsidR="00D810EA" w:rsidRPr="00B55982" w:rsidDel="00B55982">
              <w:rPr>
                <w:rStyle w:val="Hyperlink"/>
                <w:rPrChange w:id="582" w:author="Cláudio Nóbrega" w:date="2020-07-18T10:58:00Z">
                  <w:rPr>
                    <w:rStyle w:val="Hyperlink"/>
                  </w:rPr>
                </w:rPrChange>
              </w:rPr>
              <w:delText>INTRODUÇÃO</w:delText>
            </w:r>
            <w:r w:rsidR="00D810EA" w:rsidRPr="00B55982" w:rsidDel="00B55982">
              <w:rPr>
                <w:webHidden/>
                <w:rPrChange w:id="583" w:author="Cláudio Nóbrega" w:date="2020-07-18T10:58:00Z">
                  <w:rPr>
                    <w:webHidden/>
                  </w:rPr>
                </w:rPrChange>
              </w:rPr>
              <w:tab/>
            </w:r>
            <w:r w:rsidR="00D810EA" w:rsidRPr="00B55982" w:rsidDel="00B55982">
              <w:rPr>
                <w:webHidden/>
                <w:rPrChange w:id="584" w:author="Cláudio Nóbrega" w:date="2020-07-18T10:58:00Z">
                  <w:rPr>
                    <w:webHidden/>
                  </w:rPr>
                </w:rPrChange>
              </w:rPr>
              <w:fldChar w:fldCharType="begin"/>
            </w:r>
            <w:r w:rsidR="00D810EA" w:rsidRPr="00B55982" w:rsidDel="00B55982">
              <w:rPr>
                <w:webHidden/>
                <w:rPrChange w:id="585" w:author="Cláudio Nóbrega" w:date="2020-07-18T10:58:00Z">
                  <w:rPr>
                    <w:webHidden/>
                  </w:rPr>
                </w:rPrChange>
              </w:rPr>
              <w:delInstrText xml:space="preserve"> PAGEREF _Toc45712427 \h </w:delInstrText>
            </w:r>
            <w:r w:rsidR="00D810EA" w:rsidRPr="00B55982" w:rsidDel="00B55982">
              <w:rPr>
                <w:webHidden/>
                <w:rPrChange w:id="586" w:author="Cláudio Nóbrega" w:date="2020-07-18T10:58:00Z">
                  <w:rPr>
                    <w:webHidden/>
                  </w:rPr>
                </w:rPrChange>
              </w:rPr>
              <w:fldChar w:fldCharType="separate"/>
            </w:r>
            <w:r w:rsidR="00CA4BEB" w:rsidRPr="00B55982" w:rsidDel="00B55982">
              <w:rPr>
                <w:webHidden/>
                <w:rPrChange w:id="587" w:author="Cláudio Nóbrega" w:date="2020-07-18T10:58:00Z">
                  <w:rPr>
                    <w:webHidden/>
                  </w:rPr>
                </w:rPrChange>
              </w:rPr>
              <w:delText>6</w:delText>
            </w:r>
            <w:r w:rsidR="00D810EA" w:rsidRPr="00B55982" w:rsidDel="00B55982">
              <w:rPr>
                <w:webHidden/>
                <w:rPrChange w:id="588" w:author="Cláudio Nóbrega" w:date="2020-07-18T10:58:00Z">
                  <w:rPr>
                    <w:webHidden/>
                  </w:rPr>
                </w:rPrChange>
              </w:rPr>
              <w:fldChar w:fldCharType="end"/>
            </w:r>
            <w:r w:rsidRPr="00B55982" w:rsidDel="00B55982">
              <w:rPr>
                <w:rPrChange w:id="589" w:author="Cláudio Nóbrega" w:date="2020-07-18T10:58:00Z">
                  <w:rPr/>
                </w:rPrChange>
              </w:rPr>
              <w:fldChar w:fldCharType="end"/>
            </w:r>
          </w:del>
        </w:p>
        <w:p w14:paraId="739CE1C9" w14:textId="06929BBF" w:rsidR="00D810EA" w:rsidRPr="00B55982" w:rsidDel="00B55982" w:rsidRDefault="00B55982">
          <w:pPr>
            <w:pStyle w:val="Sumrio1"/>
            <w:rPr>
              <w:del w:id="590" w:author="Cláudio Nóbrega" w:date="2020-07-18T10:57:00Z"/>
              <w:rFonts w:eastAsiaTheme="minorEastAsia"/>
              <w:bCs w:val="0"/>
              <w:sz w:val="22"/>
              <w:szCs w:val="22"/>
              <w:rPrChange w:id="591" w:author="Cláudio Nóbrega" w:date="2020-07-18T10:58:00Z">
                <w:rPr>
                  <w:del w:id="592" w:author="Cláudio Nóbrega" w:date="2020-07-18T10:57:00Z"/>
                  <w:rFonts w:eastAsiaTheme="minorEastAsia"/>
                  <w:bCs w:val="0"/>
                  <w:sz w:val="22"/>
                  <w:szCs w:val="22"/>
                </w:rPr>
              </w:rPrChange>
            </w:rPr>
          </w:pPr>
          <w:del w:id="593" w:author="Cláudio Nóbrega" w:date="2020-07-18T10:57:00Z">
            <w:r w:rsidRPr="00B55982" w:rsidDel="00B55982">
              <w:rPr>
                <w:rPrChange w:id="594" w:author="Cláudio Nóbrega" w:date="2020-07-18T10:58:00Z">
                  <w:rPr/>
                </w:rPrChange>
              </w:rPr>
              <w:fldChar w:fldCharType="begin"/>
            </w:r>
            <w:r w:rsidRPr="00B55982" w:rsidDel="00B55982">
              <w:rPr>
                <w:rPrChange w:id="595" w:author="Cláudio Nóbrega" w:date="2020-07-18T10:58:00Z">
                  <w:rPr/>
                </w:rPrChange>
              </w:rPr>
              <w:delInstrText xml:space="preserve"> HYPERLINK \l "_Toc45712428" </w:delInstrText>
            </w:r>
            <w:r w:rsidRPr="00B55982" w:rsidDel="00B55982">
              <w:rPr>
                <w:rPrChange w:id="596" w:author="Cláudio Nóbrega" w:date="2020-07-18T10:58:00Z">
                  <w:rPr/>
                </w:rPrChange>
              </w:rPr>
              <w:fldChar w:fldCharType="separate"/>
            </w:r>
          </w:del>
          <w:ins w:id="597" w:author="Cláudio Nóbrega" w:date="2020-07-18T11:10:00Z">
            <w:r w:rsidR="00805346">
              <w:rPr>
                <w:b/>
                <w:bCs w:val="0"/>
              </w:rPr>
              <w:t>Erro! A referência de hiperlink não é válida.</w:t>
            </w:r>
          </w:ins>
          <w:del w:id="598" w:author="Cláudio Nóbrega" w:date="2020-07-18T10:57:00Z">
            <w:r w:rsidR="00D810EA" w:rsidRPr="00B55982" w:rsidDel="00B55982">
              <w:rPr>
                <w:rStyle w:val="Hyperlink"/>
                <w:rPrChange w:id="599" w:author="Cláudio Nóbrega" w:date="2020-07-18T10:58:00Z">
                  <w:rPr>
                    <w:rStyle w:val="Hyperlink"/>
                  </w:rPr>
                </w:rPrChange>
              </w:rPr>
              <w:delText>2</w:delText>
            </w:r>
            <w:r w:rsidR="00D810EA" w:rsidRPr="00B55982" w:rsidDel="00B55982">
              <w:rPr>
                <w:rFonts w:eastAsiaTheme="minorEastAsia"/>
                <w:bCs w:val="0"/>
                <w:sz w:val="22"/>
                <w:szCs w:val="22"/>
                <w:rPrChange w:id="600" w:author="Cláudio Nóbrega" w:date="2020-07-18T10:58:00Z">
                  <w:rPr>
                    <w:rFonts w:eastAsiaTheme="minorEastAsia"/>
                    <w:bCs w:val="0"/>
                    <w:sz w:val="22"/>
                    <w:szCs w:val="22"/>
                  </w:rPr>
                </w:rPrChange>
              </w:rPr>
              <w:tab/>
            </w:r>
            <w:r w:rsidR="00D810EA" w:rsidRPr="00B55982" w:rsidDel="00B55982">
              <w:rPr>
                <w:rStyle w:val="Hyperlink"/>
                <w:rPrChange w:id="601" w:author="Cláudio Nóbrega" w:date="2020-07-18T10:58:00Z">
                  <w:rPr>
                    <w:rStyle w:val="Hyperlink"/>
                  </w:rPr>
                </w:rPrChange>
              </w:rPr>
              <w:delText>FUNDAMENTAÇÃO TEÓRICA</w:delText>
            </w:r>
            <w:r w:rsidR="00D810EA" w:rsidRPr="00B55982" w:rsidDel="00B55982">
              <w:rPr>
                <w:webHidden/>
                <w:rPrChange w:id="602" w:author="Cláudio Nóbrega" w:date="2020-07-18T10:58:00Z">
                  <w:rPr>
                    <w:webHidden/>
                  </w:rPr>
                </w:rPrChange>
              </w:rPr>
              <w:tab/>
            </w:r>
            <w:r w:rsidR="00D810EA" w:rsidRPr="00B55982" w:rsidDel="00B55982">
              <w:rPr>
                <w:webHidden/>
                <w:rPrChange w:id="603" w:author="Cláudio Nóbrega" w:date="2020-07-18T10:58:00Z">
                  <w:rPr>
                    <w:webHidden/>
                  </w:rPr>
                </w:rPrChange>
              </w:rPr>
              <w:fldChar w:fldCharType="begin"/>
            </w:r>
            <w:r w:rsidR="00D810EA" w:rsidRPr="00B55982" w:rsidDel="00B55982">
              <w:rPr>
                <w:webHidden/>
                <w:rPrChange w:id="604" w:author="Cláudio Nóbrega" w:date="2020-07-18T10:58:00Z">
                  <w:rPr>
                    <w:webHidden/>
                  </w:rPr>
                </w:rPrChange>
              </w:rPr>
              <w:delInstrText xml:space="preserve"> PAGEREF _Toc45712428 \h </w:delInstrText>
            </w:r>
            <w:r w:rsidR="00D810EA" w:rsidRPr="00B55982" w:rsidDel="00B55982">
              <w:rPr>
                <w:webHidden/>
                <w:rPrChange w:id="605" w:author="Cláudio Nóbrega" w:date="2020-07-18T10:58:00Z">
                  <w:rPr>
                    <w:webHidden/>
                  </w:rPr>
                </w:rPrChange>
              </w:rPr>
              <w:fldChar w:fldCharType="separate"/>
            </w:r>
            <w:r w:rsidR="00CA4BEB" w:rsidRPr="00B55982" w:rsidDel="00B55982">
              <w:rPr>
                <w:webHidden/>
                <w:rPrChange w:id="606" w:author="Cláudio Nóbrega" w:date="2020-07-18T10:58:00Z">
                  <w:rPr>
                    <w:webHidden/>
                  </w:rPr>
                </w:rPrChange>
              </w:rPr>
              <w:delText>6</w:delText>
            </w:r>
            <w:r w:rsidR="00D810EA" w:rsidRPr="00B55982" w:rsidDel="00B55982">
              <w:rPr>
                <w:webHidden/>
                <w:rPrChange w:id="607" w:author="Cláudio Nóbrega" w:date="2020-07-18T10:58:00Z">
                  <w:rPr>
                    <w:webHidden/>
                  </w:rPr>
                </w:rPrChange>
              </w:rPr>
              <w:fldChar w:fldCharType="end"/>
            </w:r>
            <w:r w:rsidRPr="00B55982" w:rsidDel="00B55982">
              <w:rPr>
                <w:rPrChange w:id="608" w:author="Cláudio Nóbrega" w:date="2020-07-18T10:58:00Z">
                  <w:rPr/>
                </w:rPrChange>
              </w:rPr>
              <w:fldChar w:fldCharType="end"/>
            </w:r>
          </w:del>
        </w:p>
        <w:p w14:paraId="648ECCEF" w14:textId="28659040" w:rsidR="00D810EA" w:rsidRPr="00B55982" w:rsidDel="00B55982" w:rsidRDefault="00B55982">
          <w:pPr>
            <w:pStyle w:val="Sumrio2"/>
            <w:tabs>
              <w:tab w:val="left" w:pos="520"/>
              <w:tab w:val="right" w:leader="dot" w:pos="9062"/>
            </w:tabs>
            <w:rPr>
              <w:del w:id="609" w:author="Cláudio Nóbrega" w:date="2020-07-18T10:57:00Z"/>
              <w:rFonts w:ascii="Times New Roman" w:eastAsiaTheme="minorEastAsia" w:hAnsi="Times New Roman" w:cs="Times New Roman"/>
              <w:iCs w:val="0"/>
              <w:noProof/>
              <w:sz w:val="22"/>
              <w:szCs w:val="22"/>
              <w:rPrChange w:id="610" w:author="Cláudio Nóbrega" w:date="2020-07-18T10:58:00Z">
                <w:rPr>
                  <w:del w:id="611" w:author="Cláudio Nóbrega" w:date="2020-07-18T10:57:00Z"/>
                  <w:rFonts w:ascii="Times New Roman" w:eastAsiaTheme="minorEastAsia" w:hAnsi="Times New Roman" w:cs="Times New Roman"/>
                  <w:iCs w:val="0"/>
                  <w:noProof/>
                  <w:sz w:val="22"/>
                  <w:szCs w:val="22"/>
                </w:rPr>
              </w:rPrChange>
            </w:rPr>
          </w:pPr>
          <w:del w:id="612" w:author="Cláudio Nóbrega" w:date="2020-07-18T10:57:00Z">
            <w:r w:rsidRPr="00B55982" w:rsidDel="00B55982">
              <w:rPr>
                <w:rFonts w:ascii="Times New Roman" w:hAnsi="Times New Roman" w:cs="Times New Roman"/>
                <w:noProof/>
                <w:rPrChange w:id="613" w:author="Cláudio Nóbrega" w:date="2020-07-18T10:58:00Z">
                  <w:rPr>
                    <w:noProof/>
                  </w:rPr>
                </w:rPrChange>
              </w:rPr>
              <w:fldChar w:fldCharType="begin"/>
            </w:r>
            <w:r w:rsidRPr="00B55982" w:rsidDel="00B55982">
              <w:rPr>
                <w:rFonts w:ascii="Times New Roman" w:hAnsi="Times New Roman" w:cs="Times New Roman"/>
                <w:noProof/>
                <w:rPrChange w:id="614" w:author="Cláudio Nóbrega" w:date="2020-07-18T10:58:00Z">
                  <w:rPr>
                    <w:noProof/>
                  </w:rPr>
                </w:rPrChange>
              </w:rPr>
              <w:delInstrText xml:space="preserve"> HYPERLINK \l "_Toc45712429" </w:delInstrText>
            </w:r>
            <w:r w:rsidRPr="00B55982" w:rsidDel="00B55982">
              <w:rPr>
                <w:rFonts w:ascii="Times New Roman" w:hAnsi="Times New Roman" w:cs="Times New Roman"/>
                <w:noProof/>
                <w:rPrChange w:id="615" w:author="Cláudio Nóbrega" w:date="2020-07-18T10:58:00Z">
                  <w:rPr>
                    <w:noProof/>
                  </w:rPr>
                </w:rPrChange>
              </w:rPr>
              <w:fldChar w:fldCharType="separate"/>
            </w:r>
          </w:del>
          <w:ins w:id="616" w:author="Cláudio Nóbrega" w:date="2020-07-18T11:10:00Z">
            <w:r w:rsidR="00805346">
              <w:rPr>
                <w:rFonts w:ascii="Times New Roman" w:hAnsi="Times New Roman"/>
                <w:b/>
                <w:bCs/>
                <w:noProof/>
              </w:rPr>
              <w:t>Erro! A referência de hiperlink não é válida.</w:t>
            </w:r>
          </w:ins>
          <w:del w:id="617" w:author="Cláudio Nóbrega" w:date="2020-07-18T10:57:00Z">
            <w:r w:rsidR="00D810EA" w:rsidRPr="00B55982" w:rsidDel="00B55982">
              <w:rPr>
                <w:rStyle w:val="Hyperlink"/>
                <w:rFonts w:ascii="Times New Roman" w:hAnsi="Times New Roman" w:cs="Times New Roman"/>
                <w:noProof/>
                <w:rPrChange w:id="618" w:author="Cláudio Nóbrega" w:date="2020-07-18T10:58:00Z">
                  <w:rPr>
                    <w:rStyle w:val="Hyperlink"/>
                    <w:rFonts w:ascii="Times New Roman" w:hAnsi="Times New Roman" w:cs="Times New Roman"/>
                    <w:noProof/>
                  </w:rPr>
                </w:rPrChange>
              </w:rPr>
              <w:delText>2.1</w:delText>
            </w:r>
            <w:r w:rsidR="00D810EA" w:rsidRPr="00B55982" w:rsidDel="00B55982">
              <w:rPr>
                <w:rFonts w:ascii="Times New Roman" w:eastAsiaTheme="minorEastAsia" w:hAnsi="Times New Roman" w:cs="Times New Roman"/>
                <w:iCs w:val="0"/>
                <w:noProof/>
                <w:sz w:val="22"/>
                <w:szCs w:val="22"/>
                <w:rPrChange w:id="619" w:author="Cláudio Nóbrega" w:date="2020-07-18T10:58:00Z">
                  <w:rPr>
                    <w:rFonts w:ascii="Times New Roman" w:eastAsiaTheme="minorEastAsia" w:hAnsi="Times New Roman" w:cs="Times New Roman"/>
                    <w:iCs w:val="0"/>
                    <w:noProof/>
                    <w:sz w:val="22"/>
                    <w:szCs w:val="22"/>
                  </w:rPr>
                </w:rPrChange>
              </w:rPr>
              <w:tab/>
            </w:r>
            <w:r w:rsidR="00D810EA" w:rsidRPr="00B55982" w:rsidDel="00B55982">
              <w:rPr>
                <w:rStyle w:val="Hyperlink"/>
                <w:rFonts w:ascii="Times New Roman" w:hAnsi="Times New Roman" w:cs="Times New Roman"/>
                <w:noProof/>
                <w:rPrChange w:id="620" w:author="Cláudio Nóbrega" w:date="2020-07-18T10:58:00Z">
                  <w:rPr>
                    <w:rStyle w:val="Hyperlink"/>
                    <w:rFonts w:ascii="Times New Roman" w:hAnsi="Times New Roman" w:cs="Times New Roman"/>
                    <w:noProof/>
                  </w:rPr>
                </w:rPrChange>
              </w:rPr>
              <w:delText>O que é segmentação</w:delText>
            </w:r>
            <w:r w:rsidR="00D810EA" w:rsidRPr="00B55982" w:rsidDel="00B55982">
              <w:rPr>
                <w:rFonts w:ascii="Times New Roman" w:hAnsi="Times New Roman" w:cs="Times New Roman"/>
                <w:noProof/>
                <w:webHidden/>
                <w:rPrChange w:id="621"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622"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623" w:author="Cláudio Nóbrega" w:date="2020-07-18T10:58:00Z">
                  <w:rPr>
                    <w:rFonts w:ascii="Times New Roman" w:hAnsi="Times New Roman" w:cs="Times New Roman"/>
                    <w:noProof/>
                    <w:webHidden/>
                  </w:rPr>
                </w:rPrChange>
              </w:rPr>
              <w:delInstrText xml:space="preserve"> PAGEREF _Toc45712429 \h </w:delInstrText>
            </w:r>
            <w:r w:rsidR="00D810EA" w:rsidRPr="00B55982" w:rsidDel="00B55982">
              <w:rPr>
                <w:rFonts w:ascii="Times New Roman" w:hAnsi="Times New Roman" w:cs="Times New Roman"/>
                <w:noProof/>
                <w:webHidden/>
                <w:rPrChange w:id="624"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625" w:author="Cláudio Nóbrega" w:date="2020-07-18T10:58:00Z">
                  <w:rPr>
                    <w:rFonts w:ascii="Times New Roman" w:hAnsi="Times New Roman" w:cs="Times New Roman"/>
                    <w:noProof/>
                    <w:webHidden/>
                  </w:rPr>
                </w:rPrChange>
              </w:rPr>
              <w:delText>6</w:delText>
            </w:r>
            <w:r w:rsidR="00D810EA" w:rsidRPr="00B55982" w:rsidDel="00B55982">
              <w:rPr>
                <w:rFonts w:ascii="Times New Roman" w:hAnsi="Times New Roman" w:cs="Times New Roman"/>
                <w:noProof/>
                <w:webHidden/>
                <w:rPrChange w:id="626"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627" w:author="Cláudio Nóbrega" w:date="2020-07-18T10:58:00Z">
                  <w:rPr>
                    <w:rFonts w:ascii="Times New Roman" w:hAnsi="Times New Roman" w:cs="Times New Roman"/>
                    <w:noProof/>
                  </w:rPr>
                </w:rPrChange>
              </w:rPr>
              <w:fldChar w:fldCharType="end"/>
            </w:r>
          </w:del>
        </w:p>
        <w:p w14:paraId="5558E2D6" w14:textId="651A99EE" w:rsidR="00D810EA" w:rsidRPr="00B55982" w:rsidDel="00B55982" w:rsidRDefault="00B55982">
          <w:pPr>
            <w:pStyle w:val="Sumrio2"/>
            <w:tabs>
              <w:tab w:val="left" w:pos="520"/>
              <w:tab w:val="right" w:leader="dot" w:pos="9062"/>
            </w:tabs>
            <w:rPr>
              <w:del w:id="628" w:author="Cláudio Nóbrega" w:date="2020-07-18T10:57:00Z"/>
              <w:rFonts w:ascii="Times New Roman" w:eastAsiaTheme="minorEastAsia" w:hAnsi="Times New Roman" w:cs="Times New Roman"/>
              <w:iCs w:val="0"/>
              <w:noProof/>
              <w:sz w:val="22"/>
              <w:szCs w:val="22"/>
              <w:rPrChange w:id="629" w:author="Cláudio Nóbrega" w:date="2020-07-18T10:58:00Z">
                <w:rPr>
                  <w:del w:id="630" w:author="Cláudio Nóbrega" w:date="2020-07-18T10:57:00Z"/>
                  <w:rFonts w:ascii="Times New Roman" w:eastAsiaTheme="minorEastAsia" w:hAnsi="Times New Roman" w:cs="Times New Roman"/>
                  <w:iCs w:val="0"/>
                  <w:noProof/>
                  <w:sz w:val="22"/>
                  <w:szCs w:val="22"/>
                </w:rPr>
              </w:rPrChange>
            </w:rPr>
          </w:pPr>
          <w:del w:id="631" w:author="Cláudio Nóbrega" w:date="2020-07-18T10:57:00Z">
            <w:r w:rsidRPr="00B55982" w:rsidDel="00B55982">
              <w:rPr>
                <w:rFonts w:ascii="Times New Roman" w:hAnsi="Times New Roman" w:cs="Times New Roman"/>
                <w:noProof/>
                <w:rPrChange w:id="632" w:author="Cláudio Nóbrega" w:date="2020-07-18T10:58:00Z">
                  <w:rPr>
                    <w:noProof/>
                  </w:rPr>
                </w:rPrChange>
              </w:rPr>
              <w:fldChar w:fldCharType="begin"/>
            </w:r>
            <w:r w:rsidRPr="00B55982" w:rsidDel="00B55982">
              <w:rPr>
                <w:rFonts w:ascii="Times New Roman" w:hAnsi="Times New Roman" w:cs="Times New Roman"/>
                <w:noProof/>
                <w:rPrChange w:id="633" w:author="Cláudio Nóbrega" w:date="2020-07-18T10:58:00Z">
                  <w:rPr>
                    <w:noProof/>
                  </w:rPr>
                </w:rPrChange>
              </w:rPr>
              <w:delInstrText xml:space="preserve"> HYPERLINK \l "_Toc45712430" </w:delInstrText>
            </w:r>
            <w:r w:rsidRPr="00B55982" w:rsidDel="00B55982">
              <w:rPr>
                <w:rFonts w:ascii="Times New Roman" w:hAnsi="Times New Roman" w:cs="Times New Roman"/>
                <w:noProof/>
                <w:rPrChange w:id="634" w:author="Cláudio Nóbrega" w:date="2020-07-18T10:58:00Z">
                  <w:rPr>
                    <w:noProof/>
                  </w:rPr>
                </w:rPrChange>
              </w:rPr>
              <w:fldChar w:fldCharType="separate"/>
            </w:r>
          </w:del>
          <w:ins w:id="635" w:author="Cláudio Nóbrega" w:date="2020-07-18T11:10:00Z">
            <w:r w:rsidR="00805346">
              <w:rPr>
                <w:rFonts w:ascii="Times New Roman" w:hAnsi="Times New Roman"/>
                <w:b/>
                <w:bCs/>
                <w:noProof/>
              </w:rPr>
              <w:t>Erro! A referência de hiperlink não é válida.</w:t>
            </w:r>
          </w:ins>
          <w:del w:id="636" w:author="Cláudio Nóbrega" w:date="2020-07-18T10:57:00Z">
            <w:r w:rsidR="00D810EA" w:rsidRPr="00B55982" w:rsidDel="00B55982">
              <w:rPr>
                <w:rStyle w:val="Hyperlink"/>
                <w:rFonts w:ascii="Times New Roman" w:hAnsi="Times New Roman" w:cs="Times New Roman"/>
                <w:noProof/>
                <w:rPrChange w:id="637" w:author="Cláudio Nóbrega" w:date="2020-07-18T10:58:00Z">
                  <w:rPr>
                    <w:rStyle w:val="Hyperlink"/>
                    <w:rFonts w:ascii="Times New Roman" w:hAnsi="Times New Roman" w:cs="Times New Roman"/>
                    <w:noProof/>
                  </w:rPr>
                </w:rPrChange>
              </w:rPr>
              <w:delText>2.2</w:delText>
            </w:r>
            <w:r w:rsidR="00D810EA" w:rsidRPr="00B55982" w:rsidDel="00B55982">
              <w:rPr>
                <w:rFonts w:ascii="Times New Roman" w:eastAsiaTheme="minorEastAsia" w:hAnsi="Times New Roman" w:cs="Times New Roman"/>
                <w:iCs w:val="0"/>
                <w:noProof/>
                <w:sz w:val="22"/>
                <w:szCs w:val="22"/>
                <w:rPrChange w:id="638" w:author="Cláudio Nóbrega" w:date="2020-07-18T10:58:00Z">
                  <w:rPr>
                    <w:rFonts w:ascii="Times New Roman" w:eastAsiaTheme="minorEastAsia" w:hAnsi="Times New Roman" w:cs="Times New Roman"/>
                    <w:iCs w:val="0"/>
                    <w:noProof/>
                    <w:sz w:val="22"/>
                    <w:szCs w:val="22"/>
                  </w:rPr>
                </w:rPrChange>
              </w:rPr>
              <w:tab/>
            </w:r>
            <w:r w:rsidR="00D810EA" w:rsidRPr="00B55982" w:rsidDel="00B55982">
              <w:rPr>
                <w:rStyle w:val="Hyperlink"/>
                <w:rFonts w:ascii="Times New Roman" w:hAnsi="Times New Roman" w:cs="Times New Roman"/>
                <w:noProof/>
                <w:rPrChange w:id="639" w:author="Cláudio Nóbrega" w:date="2020-07-18T10:58:00Z">
                  <w:rPr>
                    <w:rStyle w:val="Hyperlink"/>
                    <w:rFonts w:ascii="Times New Roman" w:hAnsi="Times New Roman" w:cs="Times New Roman"/>
                    <w:noProof/>
                  </w:rPr>
                </w:rPrChange>
              </w:rPr>
              <w:delText>Segmentação de Movimento</w:delText>
            </w:r>
            <w:r w:rsidR="00D810EA" w:rsidRPr="00B55982" w:rsidDel="00B55982">
              <w:rPr>
                <w:rFonts w:ascii="Times New Roman" w:hAnsi="Times New Roman" w:cs="Times New Roman"/>
                <w:noProof/>
                <w:webHidden/>
                <w:rPrChange w:id="640"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641"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642" w:author="Cláudio Nóbrega" w:date="2020-07-18T10:58:00Z">
                  <w:rPr>
                    <w:rFonts w:ascii="Times New Roman" w:hAnsi="Times New Roman" w:cs="Times New Roman"/>
                    <w:noProof/>
                    <w:webHidden/>
                  </w:rPr>
                </w:rPrChange>
              </w:rPr>
              <w:delInstrText xml:space="preserve"> PAGEREF _Toc45712430 \h </w:delInstrText>
            </w:r>
            <w:r w:rsidR="00D810EA" w:rsidRPr="00B55982" w:rsidDel="00B55982">
              <w:rPr>
                <w:rFonts w:ascii="Times New Roman" w:hAnsi="Times New Roman" w:cs="Times New Roman"/>
                <w:noProof/>
                <w:webHidden/>
                <w:rPrChange w:id="643"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644" w:author="Cláudio Nóbrega" w:date="2020-07-18T10:58:00Z">
                  <w:rPr>
                    <w:rFonts w:ascii="Times New Roman" w:hAnsi="Times New Roman" w:cs="Times New Roman"/>
                    <w:noProof/>
                    <w:webHidden/>
                  </w:rPr>
                </w:rPrChange>
              </w:rPr>
              <w:delText>7</w:delText>
            </w:r>
            <w:r w:rsidR="00D810EA" w:rsidRPr="00B55982" w:rsidDel="00B55982">
              <w:rPr>
                <w:rFonts w:ascii="Times New Roman" w:hAnsi="Times New Roman" w:cs="Times New Roman"/>
                <w:noProof/>
                <w:webHidden/>
                <w:rPrChange w:id="645"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646" w:author="Cláudio Nóbrega" w:date="2020-07-18T10:58:00Z">
                  <w:rPr>
                    <w:rFonts w:ascii="Times New Roman" w:hAnsi="Times New Roman" w:cs="Times New Roman"/>
                    <w:noProof/>
                  </w:rPr>
                </w:rPrChange>
              </w:rPr>
              <w:fldChar w:fldCharType="end"/>
            </w:r>
          </w:del>
        </w:p>
        <w:p w14:paraId="4E0308CD" w14:textId="5C9D1FD5" w:rsidR="00D810EA" w:rsidRPr="00B55982" w:rsidDel="00B55982" w:rsidRDefault="00B55982">
          <w:pPr>
            <w:pStyle w:val="Sumrio1"/>
            <w:rPr>
              <w:del w:id="647" w:author="Cláudio Nóbrega" w:date="2020-07-18T10:57:00Z"/>
              <w:rFonts w:eastAsiaTheme="minorEastAsia"/>
              <w:bCs w:val="0"/>
              <w:sz w:val="22"/>
              <w:szCs w:val="22"/>
              <w:rPrChange w:id="648" w:author="Cláudio Nóbrega" w:date="2020-07-18T10:58:00Z">
                <w:rPr>
                  <w:del w:id="649" w:author="Cláudio Nóbrega" w:date="2020-07-18T10:57:00Z"/>
                  <w:rFonts w:eastAsiaTheme="minorEastAsia"/>
                  <w:bCs w:val="0"/>
                  <w:sz w:val="22"/>
                  <w:szCs w:val="22"/>
                </w:rPr>
              </w:rPrChange>
            </w:rPr>
          </w:pPr>
          <w:del w:id="650" w:author="Cláudio Nóbrega" w:date="2020-07-18T10:57:00Z">
            <w:r w:rsidRPr="00B55982" w:rsidDel="00B55982">
              <w:rPr>
                <w:rPrChange w:id="651" w:author="Cláudio Nóbrega" w:date="2020-07-18T10:58:00Z">
                  <w:rPr/>
                </w:rPrChange>
              </w:rPr>
              <w:fldChar w:fldCharType="begin"/>
            </w:r>
            <w:r w:rsidRPr="00B55982" w:rsidDel="00B55982">
              <w:rPr>
                <w:rPrChange w:id="652" w:author="Cláudio Nóbrega" w:date="2020-07-18T10:58:00Z">
                  <w:rPr/>
                </w:rPrChange>
              </w:rPr>
              <w:delInstrText xml:space="preserve"> HYPERLINK \l "_Toc45712431" </w:delInstrText>
            </w:r>
            <w:r w:rsidRPr="00B55982" w:rsidDel="00B55982">
              <w:rPr>
                <w:rPrChange w:id="653" w:author="Cláudio Nóbrega" w:date="2020-07-18T10:58:00Z">
                  <w:rPr/>
                </w:rPrChange>
              </w:rPr>
              <w:fldChar w:fldCharType="separate"/>
            </w:r>
          </w:del>
          <w:ins w:id="654" w:author="Cláudio Nóbrega" w:date="2020-07-18T11:10:00Z">
            <w:r w:rsidR="00805346">
              <w:rPr>
                <w:b/>
                <w:bCs w:val="0"/>
              </w:rPr>
              <w:t>Erro! A referência de hiperlink não é válida.</w:t>
            </w:r>
          </w:ins>
          <w:del w:id="655" w:author="Cláudio Nóbrega" w:date="2020-07-18T10:57:00Z">
            <w:r w:rsidR="00D810EA" w:rsidRPr="00B55982" w:rsidDel="00B55982">
              <w:rPr>
                <w:rStyle w:val="Hyperlink"/>
                <w:rPrChange w:id="656" w:author="Cláudio Nóbrega" w:date="2020-07-18T10:58:00Z">
                  <w:rPr>
                    <w:rStyle w:val="Hyperlink"/>
                  </w:rPr>
                </w:rPrChange>
              </w:rPr>
              <w:delText>3</w:delText>
            </w:r>
            <w:r w:rsidR="00D810EA" w:rsidRPr="00B55982" w:rsidDel="00B55982">
              <w:rPr>
                <w:rFonts w:eastAsiaTheme="minorEastAsia"/>
                <w:bCs w:val="0"/>
                <w:sz w:val="22"/>
                <w:szCs w:val="22"/>
                <w:rPrChange w:id="657" w:author="Cláudio Nóbrega" w:date="2020-07-18T10:58:00Z">
                  <w:rPr>
                    <w:rFonts w:eastAsiaTheme="minorEastAsia"/>
                    <w:bCs w:val="0"/>
                    <w:sz w:val="22"/>
                    <w:szCs w:val="22"/>
                  </w:rPr>
                </w:rPrChange>
              </w:rPr>
              <w:tab/>
            </w:r>
            <w:r w:rsidR="00D810EA" w:rsidRPr="00B55982" w:rsidDel="00B55982">
              <w:rPr>
                <w:rStyle w:val="Hyperlink"/>
                <w:rPrChange w:id="658" w:author="Cláudio Nóbrega" w:date="2020-07-18T10:58:00Z">
                  <w:rPr>
                    <w:rStyle w:val="Hyperlink"/>
                  </w:rPr>
                </w:rPrChange>
              </w:rPr>
              <w:delText>Procedimentos METODOLÓGICOS</w:delText>
            </w:r>
            <w:r w:rsidR="00D810EA" w:rsidRPr="00B55982" w:rsidDel="00B55982">
              <w:rPr>
                <w:webHidden/>
                <w:rPrChange w:id="659" w:author="Cláudio Nóbrega" w:date="2020-07-18T10:58:00Z">
                  <w:rPr>
                    <w:webHidden/>
                  </w:rPr>
                </w:rPrChange>
              </w:rPr>
              <w:tab/>
            </w:r>
            <w:r w:rsidR="00D810EA" w:rsidRPr="00B55982" w:rsidDel="00B55982">
              <w:rPr>
                <w:webHidden/>
                <w:rPrChange w:id="660" w:author="Cláudio Nóbrega" w:date="2020-07-18T10:58:00Z">
                  <w:rPr>
                    <w:webHidden/>
                  </w:rPr>
                </w:rPrChange>
              </w:rPr>
              <w:fldChar w:fldCharType="begin"/>
            </w:r>
            <w:r w:rsidR="00D810EA" w:rsidRPr="00B55982" w:rsidDel="00B55982">
              <w:rPr>
                <w:webHidden/>
                <w:rPrChange w:id="661" w:author="Cláudio Nóbrega" w:date="2020-07-18T10:58:00Z">
                  <w:rPr>
                    <w:webHidden/>
                  </w:rPr>
                </w:rPrChange>
              </w:rPr>
              <w:delInstrText xml:space="preserve"> PAGEREF _Toc45712431 \h </w:delInstrText>
            </w:r>
            <w:r w:rsidR="00D810EA" w:rsidRPr="00B55982" w:rsidDel="00B55982">
              <w:rPr>
                <w:webHidden/>
                <w:rPrChange w:id="662" w:author="Cláudio Nóbrega" w:date="2020-07-18T10:58:00Z">
                  <w:rPr>
                    <w:webHidden/>
                  </w:rPr>
                </w:rPrChange>
              </w:rPr>
              <w:fldChar w:fldCharType="separate"/>
            </w:r>
            <w:r w:rsidR="00CA4BEB" w:rsidRPr="00B55982" w:rsidDel="00B55982">
              <w:rPr>
                <w:webHidden/>
                <w:rPrChange w:id="663" w:author="Cláudio Nóbrega" w:date="2020-07-18T10:58:00Z">
                  <w:rPr>
                    <w:webHidden/>
                  </w:rPr>
                </w:rPrChange>
              </w:rPr>
              <w:delText>8</w:delText>
            </w:r>
            <w:r w:rsidR="00D810EA" w:rsidRPr="00B55982" w:rsidDel="00B55982">
              <w:rPr>
                <w:webHidden/>
                <w:rPrChange w:id="664" w:author="Cláudio Nóbrega" w:date="2020-07-18T10:58:00Z">
                  <w:rPr>
                    <w:webHidden/>
                  </w:rPr>
                </w:rPrChange>
              </w:rPr>
              <w:fldChar w:fldCharType="end"/>
            </w:r>
            <w:r w:rsidRPr="00B55982" w:rsidDel="00B55982">
              <w:rPr>
                <w:rPrChange w:id="665" w:author="Cláudio Nóbrega" w:date="2020-07-18T10:58:00Z">
                  <w:rPr/>
                </w:rPrChange>
              </w:rPr>
              <w:fldChar w:fldCharType="end"/>
            </w:r>
          </w:del>
        </w:p>
        <w:p w14:paraId="6575913D" w14:textId="77F99C76" w:rsidR="00D810EA" w:rsidRPr="00B55982" w:rsidDel="00B55982" w:rsidRDefault="00B55982">
          <w:pPr>
            <w:pStyle w:val="Sumrio2"/>
            <w:tabs>
              <w:tab w:val="left" w:pos="520"/>
              <w:tab w:val="right" w:leader="dot" w:pos="9062"/>
            </w:tabs>
            <w:rPr>
              <w:del w:id="666" w:author="Cláudio Nóbrega" w:date="2020-07-18T10:57:00Z"/>
              <w:rFonts w:ascii="Times New Roman" w:eastAsiaTheme="minorEastAsia" w:hAnsi="Times New Roman" w:cs="Times New Roman"/>
              <w:iCs w:val="0"/>
              <w:noProof/>
              <w:sz w:val="22"/>
              <w:szCs w:val="22"/>
              <w:rPrChange w:id="667" w:author="Cláudio Nóbrega" w:date="2020-07-18T10:58:00Z">
                <w:rPr>
                  <w:del w:id="668" w:author="Cláudio Nóbrega" w:date="2020-07-18T10:57:00Z"/>
                  <w:rFonts w:ascii="Times New Roman" w:eastAsiaTheme="minorEastAsia" w:hAnsi="Times New Roman" w:cs="Times New Roman"/>
                  <w:iCs w:val="0"/>
                  <w:noProof/>
                  <w:sz w:val="22"/>
                  <w:szCs w:val="22"/>
                </w:rPr>
              </w:rPrChange>
            </w:rPr>
          </w:pPr>
          <w:del w:id="669" w:author="Cláudio Nóbrega" w:date="2020-07-18T10:57:00Z">
            <w:r w:rsidRPr="00B55982" w:rsidDel="00B55982">
              <w:rPr>
                <w:rFonts w:ascii="Times New Roman" w:hAnsi="Times New Roman" w:cs="Times New Roman"/>
                <w:noProof/>
                <w:rPrChange w:id="670" w:author="Cláudio Nóbrega" w:date="2020-07-18T10:58:00Z">
                  <w:rPr>
                    <w:noProof/>
                  </w:rPr>
                </w:rPrChange>
              </w:rPr>
              <w:fldChar w:fldCharType="begin"/>
            </w:r>
            <w:r w:rsidRPr="00B55982" w:rsidDel="00B55982">
              <w:rPr>
                <w:rFonts w:ascii="Times New Roman" w:hAnsi="Times New Roman" w:cs="Times New Roman"/>
                <w:noProof/>
                <w:rPrChange w:id="671" w:author="Cláudio Nóbrega" w:date="2020-07-18T10:58:00Z">
                  <w:rPr>
                    <w:noProof/>
                  </w:rPr>
                </w:rPrChange>
              </w:rPr>
              <w:delInstrText xml:space="preserve"> HYPERLINK \l "_Toc45712432" </w:delInstrText>
            </w:r>
            <w:r w:rsidRPr="00B55982" w:rsidDel="00B55982">
              <w:rPr>
                <w:rFonts w:ascii="Times New Roman" w:hAnsi="Times New Roman" w:cs="Times New Roman"/>
                <w:noProof/>
                <w:rPrChange w:id="672" w:author="Cláudio Nóbrega" w:date="2020-07-18T10:58:00Z">
                  <w:rPr>
                    <w:noProof/>
                  </w:rPr>
                </w:rPrChange>
              </w:rPr>
              <w:fldChar w:fldCharType="separate"/>
            </w:r>
          </w:del>
          <w:ins w:id="673" w:author="Cláudio Nóbrega" w:date="2020-07-18T11:10:00Z">
            <w:r w:rsidR="00805346">
              <w:rPr>
                <w:rFonts w:ascii="Times New Roman" w:hAnsi="Times New Roman"/>
                <w:b/>
                <w:bCs/>
                <w:noProof/>
              </w:rPr>
              <w:t>Erro! A referência de hiperlink não é válida.</w:t>
            </w:r>
          </w:ins>
          <w:del w:id="674" w:author="Cláudio Nóbrega" w:date="2020-07-18T10:57:00Z">
            <w:r w:rsidR="00D810EA" w:rsidRPr="00B55982" w:rsidDel="00B55982">
              <w:rPr>
                <w:rStyle w:val="Hyperlink"/>
                <w:rFonts w:ascii="Times New Roman" w:hAnsi="Times New Roman" w:cs="Times New Roman"/>
                <w:noProof/>
                <w:rPrChange w:id="675" w:author="Cláudio Nóbrega" w:date="2020-07-18T10:58:00Z">
                  <w:rPr>
                    <w:rStyle w:val="Hyperlink"/>
                    <w:rFonts w:ascii="Times New Roman" w:hAnsi="Times New Roman" w:cs="Times New Roman"/>
                    <w:noProof/>
                  </w:rPr>
                </w:rPrChange>
              </w:rPr>
              <w:delText>3.1</w:delText>
            </w:r>
            <w:r w:rsidR="00D810EA" w:rsidRPr="00B55982" w:rsidDel="00B55982">
              <w:rPr>
                <w:rFonts w:ascii="Times New Roman" w:eastAsiaTheme="minorEastAsia" w:hAnsi="Times New Roman" w:cs="Times New Roman"/>
                <w:iCs w:val="0"/>
                <w:noProof/>
                <w:sz w:val="22"/>
                <w:szCs w:val="22"/>
                <w:rPrChange w:id="676" w:author="Cláudio Nóbrega" w:date="2020-07-18T10:58:00Z">
                  <w:rPr>
                    <w:rFonts w:ascii="Times New Roman" w:eastAsiaTheme="minorEastAsia" w:hAnsi="Times New Roman" w:cs="Times New Roman"/>
                    <w:iCs w:val="0"/>
                    <w:noProof/>
                    <w:sz w:val="22"/>
                    <w:szCs w:val="22"/>
                  </w:rPr>
                </w:rPrChange>
              </w:rPr>
              <w:tab/>
            </w:r>
            <w:r w:rsidR="00D810EA" w:rsidRPr="00B55982" w:rsidDel="00B55982">
              <w:rPr>
                <w:rStyle w:val="Hyperlink"/>
                <w:rFonts w:ascii="Times New Roman" w:hAnsi="Times New Roman" w:cs="Times New Roman"/>
                <w:noProof/>
                <w:rPrChange w:id="677" w:author="Cláudio Nóbrega" w:date="2020-07-18T10:58:00Z">
                  <w:rPr>
                    <w:rStyle w:val="Hyperlink"/>
                    <w:rFonts w:ascii="Times New Roman" w:hAnsi="Times New Roman" w:cs="Times New Roman"/>
                    <w:noProof/>
                  </w:rPr>
                </w:rPrChange>
              </w:rPr>
              <w:delText>Linguagem de Programação utilizada</w:delText>
            </w:r>
            <w:r w:rsidR="00D810EA" w:rsidRPr="00B55982" w:rsidDel="00B55982">
              <w:rPr>
                <w:rFonts w:ascii="Times New Roman" w:hAnsi="Times New Roman" w:cs="Times New Roman"/>
                <w:noProof/>
                <w:webHidden/>
                <w:rPrChange w:id="678"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679"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680" w:author="Cláudio Nóbrega" w:date="2020-07-18T10:58:00Z">
                  <w:rPr>
                    <w:rFonts w:ascii="Times New Roman" w:hAnsi="Times New Roman" w:cs="Times New Roman"/>
                    <w:noProof/>
                    <w:webHidden/>
                  </w:rPr>
                </w:rPrChange>
              </w:rPr>
              <w:delInstrText xml:space="preserve"> PAGEREF _Toc45712432 \h </w:delInstrText>
            </w:r>
            <w:r w:rsidR="00D810EA" w:rsidRPr="00B55982" w:rsidDel="00B55982">
              <w:rPr>
                <w:rFonts w:ascii="Times New Roman" w:hAnsi="Times New Roman" w:cs="Times New Roman"/>
                <w:noProof/>
                <w:webHidden/>
                <w:rPrChange w:id="681"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682" w:author="Cláudio Nóbrega" w:date="2020-07-18T10:58:00Z">
                  <w:rPr>
                    <w:rFonts w:ascii="Times New Roman" w:hAnsi="Times New Roman" w:cs="Times New Roman"/>
                    <w:noProof/>
                    <w:webHidden/>
                  </w:rPr>
                </w:rPrChange>
              </w:rPr>
              <w:delText>8</w:delText>
            </w:r>
            <w:r w:rsidR="00D810EA" w:rsidRPr="00B55982" w:rsidDel="00B55982">
              <w:rPr>
                <w:rFonts w:ascii="Times New Roman" w:hAnsi="Times New Roman" w:cs="Times New Roman"/>
                <w:noProof/>
                <w:webHidden/>
                <w:rPrChange w:id="683"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684" w:author="Cláudio Nóbrega" w:date="2020-07-18T10:58:00Z">
                  <w:rPr>
                    <w:rFonts w:ascii="Times New Roman" w:hAnsi="Times New Roman" w:cs="Times New Roman"/>
                    <w:noProof/>
                  </w:rPr>
                </w:rPrChange>
              </w:rPr>
              <w:fldChar w:fldCharType="end"/>
            </w:r>
          </w:del>
        </w:p>
        <w:p w14:paraId="6A51B929" w14:textId="609BE733" w:rsidR="00D810EA" w:rsidRPr="00B55982" w:rsidDel="00B55982" w:rsidRDefault="00B55982">
          <w:pPr>
            <w:pStyle w:val="Sumrio2"/>
            <w:tabs>
              <w:tab w:val="left" w:pos="520"/>
              <w:tab w:val="right" w:leader="dot" w:pos="9062"/>
            </w:tabs>
            <w:rPr>
              <w:del w:id="685" w:author="Cláudio Nóbrega" w:date="2020-07-18T10:57:00Z"/>
              <w:rFonts w:ascii="Times New Roman" w:eastAsiaTheme="minorEastAsia" w:hAnsi="Times New Roman" w:cs="Times New Roman"/>
              <w:iCs w:val="0"/>
              <w:noProof/>
              <w:sz w:val="22"/>
              <w:szCs w:val="22"/>
              <w:rPrChange w:id="686" w:author="Cláudio Nóbrega" w:date="2020-07-18T10:58:00Z">
                <w:rPr>
                  <w:del w:id="687" w:author="Cláudio Nóbrega" w:date="2020-07-18T10:57:00Z"/>
                  <w:rFonts w:ascii="Times New Roman" w:eastAsiaTheme="minorEastAsia" w:hAnsi="Times New Roman" w:cs="Times New Roman"/>
                  <w:iCs w:val="0"/>
                  <w:noProof/>
                  <w:sz w:val="22"/>
                  <w:szCs w:val="22"/>
                </w:rPr>
              </w:rPrChange>
            </w:rPr>
          </w:pPr>
          <w:del w:id="688" w:author="Cláudio Nóbrega" w:date="2020-07-18T10:57:00Z">
            <w:r w:rsidRPr="00B55982" w:rsidDel="00B55982">
              <w:rPr>
                <w:rFonts w:ascii="Times New Roman" w:hAnsi="Times New Roman" w:cs="Times New Roman"/>
                <w:noProof/>
                <w:rPrChange w:id="689" w:author="Cláudio Nóbrega" w:date="2020-07-18T10:58:00Z">
                  <w:rPr>
                    <w:noProof/>
                  </w:rPr>
                </w:rPrChange>
              </w:rPr>
              <w:fldChar w:fldCharType="begin"/>
            </w:r>
            <w:r w:rsidRPr="00B55982" w:rsidDel="00B55982">
              <w:rPr>
                <w:rFonts w:ascii="Times New Roman" w:hAnsi="Times New Roman" w:cs="Times New Roman"/>
                <w:noProof/>
                <w:rPrChange w:id="690" w:author="Cláudio Nóbrega" w:date="2020-07-18T10:58:00Z">
                  <w:rPr>
                    <w:noProof/>
                  </w:rPr>
                </w:rPrChange>
              </w:rPr>
              <w:delInstrText xml:space="preserve"> HYPERLINK \l "_Toc45712433" </w:delInstrText>
            </w:r>
            <w:r w:rsidRPr="00B55982" w:rsidDel="00B55982">
              <w:rPr>
                <w:rFonts w:ascii="Times New Roman" w:hAnsi="Times New Roman" w:cs="Times New Roman"/>
                <w:noProof/>
                <w:rPrChange w:id="691" w:author="Cláudio Nóbrega" w:date="2020-07-18T10:58:00Z">
                  <w:rPr>
                    <w:noProof/>
                  </w:rPr>
                </w:rPrChange>
              </w:rPr>
              <w:fldChar w:fldCharType="separate"/>
            </w:r>
          </w:del>
          <w:ins w:id="692" w:author="Cláudio Nóbrega" w:date="2020-07-18T11:10:00Z">
            <w:r w:rsidR="00805346">
              <w:rPr>
                <w:rFonts w:ascii="Times New Roman" w:hAnsi="Times New Roman"/>
                <w:b/>
                <w:bCs/>
                <w:noProof/>
              </w:rPr>
              <w:t>Erro! A referência de hiperlink não é válida.</w:t>
            </w:r>
          </w:ins>
          <w:del w:id="693" w:author="Cláudio Nóbrega" w:date="2020-07-18T10:57:00Z">
            <w:r w:rsidR="00D810EA" w:rsidRPr="00B55982" w:rsidDel="00B55982">
              <w:rPr>
                <w:rStyle w:val="Hyperlink"/>
                <w:rFonts w:ascii="Times New Roman" w:hAnsi="Times New Roman" w:cs="Times New Roman"/>
                <w:noProof/>
                <w:rPrChange w:id="694" w:author="Cláudio Nóbrega" w:date="2020-07-18T10:58:00Z">
                  <w:rPr>
                    <w:rStyle w:val="Hyperlink"/>
                    <w:rFonts w:ascii="Times New Roman" w:hAnsi="Times New Roman" w:cs="Times New Roman"/>
                    <w:noProof/>
                  </w:rPr>
                </w:rPrChange>
              </w:rPr>
              <w:delText>3.2</w:delText>
            </w:r>
            <w:r w:rsidR="00D810EA" w:rsidRPr="00B55982" w:rsidDel="00B55982">
              <w:rPr>
                <w:rFonts w:ascii="Times New Roman" w:eastAsiaTheme="minorEastAsia" w:hAnsi="Times New Roman" w:cs="Times New Roman"/>
                <w:iCs w:val="0"/>
                <w:noProof/>
                <w:sz w:val="22"/>
                <w:szCs w:val="22"/>
                <w:rPrChange w:id="695" w:author="Cláudio Nóbrega" w:date="2020-07-18T10:58:00Z">
                  <w:rPr>
                    <w:rFonts w:ascii="Times New Roman" w:eastAsiaTheme="minorEastAsia" w:hAnsi="Times New Roman" w:cs="Times New Roman"/>
                    <w:iCs w:val="0"/>
                    <w:noProof/>
                    <w:sz w:val="22"/>
                    <w:szCs w:val="22"/>
                  </w:rPr>
                </w:rPrChange>
              </w:rPr>
              <w:tab/>
            </w:r>
            <w:r w:rsidR="00D810EA" w:rsidRPr="00B55982" w:rsidDel="00B55982">
              <w:rPr>
                <w:rStyle w:val="Hyperlink"/>
                <w:rFonts w:ascii="Times New Roman" w:hAnsi="Times New Roman" w:cs="Times New Roman"/>
                <w:noProof/>
                <w:rPrChange w:id="696" w:author="Cláudio Nóbrega" w:date="2020-07-18T10:58:00Z">
                  <w:rPr>
                    <w:rStyle w:val="Hyperlink"/>
                    <w:rFonts w:ascii="Times New Roman" w:hAnsi="Times New Roman" w:cs="Times New Roman"/>
                    <w:noProof/>
                  </w:rPr>
                </w:rPrChange>
              </w:rPr>
              <w:delText>Análise do Código</w:delText>
            </w:r>
            <w:r w:rsidR="00D810EA" w:rsidRPr="00B55982" w:rsidDel="00B55982">
              <w:rPr>
                <w:rFonts w:ascii="Times New Roman" w:hAnsi="Times New Roman" w:cs="Times New Roman"/>
                <w:noProof/>
                <w:webHidden/>
                <w:rPrChange w:id="697"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698"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699" w:author="Cláudio Nóbrega" w:date="2020-07-18T10:58:00Z">
                  <w:rPr>
                    <w:rFonts w:ascii="Times New Roman" w:hAnsi="Times New Roman" w:cs="Times New Roman"/>
                    <w:noProof/>
                    <w:webHidden/>
                  </w:rPr>
                </w:rPrChange>
              </w:rPr>
              <w:delInstrText xml:space="preserve"> PAGEREF _Toc45712433 \h </w:delInstrText>
            </w:r>
            <w:r w:rsidR="00D810EA" w:rsidRPr="00B55982" w:rsidDel="00B55982">
              <w:rPr>
                <w:rFonts w:ascii="Times New Roman" w:hAnsi="Times New Roman" w:cs="Times New Roman"/>
                <w:noProof/>
                <w:webHidden/>
                <w:rPrChange w:id="700"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701" w:author="Cláudio Nóbrega" w:date="2020-07-18T10:58:00Z">
                  <w:rPr>
                    <w:rFonts w:ascii="Times New Roman" w:hAnsi="Times New Roman" w:cs="Times New Roman"/>
                    <w:noProof/>
                    <w:webHidden/>
                  </w:rPr>
                </w:rPrChange>
              </w:rPr>
              <w:delText>8</w:delText>
            </w:r>
            <w:r w:rsidR="00D810EA" w:rsidRPr="00B55982" w:rsidDel="00B55982">
              <w:rPr>
                <w:rFonts w:ascii="Times New Roman" w:hAnsi="Times New Roman" w:cs="Times New Roman"/>
                <w:noProof/>
                <w:webHidden/>
                <w:rPrChange w:id="702"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703" w:author="Cláudio Nóbrega" w:date="2020-07-18T10:58:00Z">
                  <w:rPr>
                    <w:rFonts w:ascii="Times New Roman" w:hAnsi="Times New Roman" w:cs="Times New Roman"/>
                    <w:noProof/>
                  </w:rPr>
                </w:rPrChange>
              </w:rPr>
              <w:fldChar w:fldCharType="end"/>
            </w:r>
          </w:del>
        </w:p>
        <w:p w14:paraId="5C39383A" w14:textId="4D4D3D9E" w:rsidR="00D810EA" w:rsidRPr="00B55982" w:rsidDel="00B55982" w:rsidRDefault="00B55982">
          <w:pPr>
            <w:pStyle w:val="Sumrio3"/>
            <w:tabs>
              <w:tab w:val="left" w:pos="700"/>
              <w:tab w:val="right" w:leader="dot" w:pos="9062"/>
            </w:tabs>
            <w:rPr>
              <w:del w:id="704" w:author="Cláudio Nóbrega" w:date="2020-07-18T10:57:00Z"/>
              <w:rFonts w:ascii="Times New Roman" w:eastAsiaTheme="minorEastAsia" w:hAnsi="Times New Roman" w:cs="Times New Roman"/>
              <w:noProof/>
              <w:sz w:val="22"/>
              <w:szCs w:val="22"/>
              <w:rPrChange w:id="705" w:author="Cláudio Nóbrega" w:date="2020-07-18T10:58:00Z">
                <w:rPr>
                  <w:del w:id="706" w:author="Cláudio Nóbrega" w:date="2020-07-18T10:57:00Z"/>
                  <w:rFonts w:ascii="Times New Roman" w:eastAsiaTheme="minorEastAsia" w:hAnsi="Times New Roman" w:cs="Times New Roman"/>
                  <w:noProof/>
                  <w:sz w:val="22"/>
                  <w:szCs w:val="22"/>
                </w:rPr>
              </w:rPrChange>
            </w:rPr>
          </w:pPr>
          <w:del w:id="707" w:author="Cláudio Nóbrega" w:date="2020-07-18T10:57:00Z">
            <w:r w:rsidRPr="00B55982" w:rsidDel="00B55982">
              <w:rPr>
                <w:rFonts w:ascii="Times New Roman" w:hAnsi="Times New Roman" w:cs="Times New Roman"/>
                <w:noProof/>
                <w:rPrChange w:id="708" w:author="Cláudio Nóbrega" w:date="2020-07-18T10:58:00Z">
                  <w:rPr>
                    <w:noProof/>
                  </w:rPr>
                </w:rPrChange>
              </w:rPr>
              <w:fldChar w:fldCharType="begin"/>
            </w:r>
            <w:r w:rsidRPr="00B55982" w:rsidDel="00B55982">
              <w:rPr>
                <w:rFonts w:ascii="Times New Roman" w:hAnsi="Times New Roman" w:cs="Times New Roman"/>
                <w:noProof/>
                <w:rPrChange w:id="709" w:author="Cláudio Nóbrega" w:date="2020-07-18T10:58:00Z">
                  <w:rPr>
                    <w:noProof/>
                  </w:rPr>
                </w:rPrChange>
              </w:rPr>
              <w:delInstrText xml:space="preserve"> HYPERLINK \l "_Toc45712434" </w:delInstrText>
            </w:r>
            <w:r w:rsidRPr="00B55982" w:rsidDel="00B55982">
              <w:rPr>
                <w:rFonts w:ascii="Times New Roman" w:hAnsi="Times New Roman" w:cs="Times New Roman"/>
                <w:noProof/>
                <w:rPrChange w:id="710" w:author="Cláudio Nóbrega" w:date="2020-07-18T10:58:00Z">
                  <w:rPr>
                    <w:noProof/>
                  </w:rPr>
                </w:rPrChange>
              </w:rPr>
              <w:fldChar w:fldCharType="separate"/>
            </w:r>
          </w:del>
          <w:ins w:id="711" w:author="Cláudio Nóbrega" w:date="2020-07-18T11:10:00Z">
            <w:r w:rsidR="00805346">
              <w:rPr>
                <w:rFonts w:ascii="Times New Roman" w:hAnsi="Times New Roman"/>
                <w:b/>
                <w:bCs/>
                <w:noProof/>
              </w:rPr>
              <w:t>Erro! A referência de hiperlink não é válida.</w:t>
            </w:r>
          </w:ins>
          <w:del w:id="712" w:author="Cláudio Nóbrega" w:date="2020-07-18T10:57:00Z">
            <w:r w:rsidR="00D810EA" w:rsidRPr="00B55982" w:rsidDel="00B55982">
              <w:rPr>
                <w:rStyle w:val="Hyperlink"/>
                <w:rFonts w:ascii="Times New Roman" w:hAnsi="Times New Roman" w:cs="Times New Roman"/>
                <w:noProof/>
                <w:rPrChange w:id="713" w:author="Cláudio Nóbrega" w:date="2020-07-18T10:58:00Z">
                  <w:rPr>
                    <w:rStyle w:val="Hyperlink"/>
                    <w:rFonts w:ascii="Times New Roman" w:hAnsi="Times New Roman" w:cs="Times New Roman"/>
                    <w:noProof/>
                  </w:rPr>
                </w:rPrChange>
              </w:rPr>
              <w:delText>3.2.1</w:delText>
            </w:r>
            <w:r w:rsidR="00D810EA" w:rsidRPr="00B55982" w:rsidDel="00B55982">
              <w:rPr>
                <w:rFonts w:ascii="Times New Roman" w:eastAsiaTheme="minorEastAsia" w:hAnsi="Times New Roman" w:cs="Times New Roman"/>
                <w:noProof/>
                <w:sz w:val="22"/>
                <w:szCs w:val="22"/>
                <w:rPrChange w:id="714" w:author="Cláudio Nóbrega" w:date="2020-07-18T10:58:00Z">
                  <w:rPr>
                    <w:rFonts w:ascii="Times New Roman" w:eastAsiaTheme="minorEastAsia" w:hAnsi="Times New Roman" w:cs="Times New Roman"/>
                    <w:noProof/>
                    <w:sz w:val="22"/>
                    <w:szCs w:val="22"/>
                  </w:rPr>
                </w:rPrChange>
              </w:rPr>
              <w:tab/>
            </w:r>
            <w:r w:rsidR="00D810EA" w:rsidRPr="00B55982" w:rsidDel="00B55982">
              <w:rPr>
                <w:rStyle w:val="Hyperlink"/>
                <w:rFonts w:ascii="Times New Roman" w:hAnsi="Times New Roman" w:cs="Times New Roman"/>
                <w:noProof/>
                <w:rPrChange w:id="715" w:author="Cláudio Nóbrega" w:date="2020-07-18T10:58:00Z">
                  <w:rPr>
                    <w:rStyle w:val="Hyperlink"/>
                    <w:rFonts w:ascii="Times New Roman" w:hAnsi="Times New Roman" w:cs="Times New Roman"/>
                    <w:noProof/>
                  </w:rPr>
                </w:rPrChange>
              </w:rPr>
              <w:delText>Atualização do Código</w:delText>
            </w:r>
            <w:r w:rsidR="00D810EA" w:rsidRPr="00B55982" w:rsidDel="00B55982">
              <w:rPr>
                <w:rFonts w:ascii="Times New Roman" w:hAnsi="Times New Roman" w:cs="Times New Roman"/>
                <w:noProof/>
                <w:webHidden/>
                <w:rPrChange w:id="716"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717"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718" w:author="Cláudio Nóbrega" w:date="2020-07-18T10:58:00Z">
                  <w:rPr>
                    <w:rFonts w:ascii="Times New Roman" w:hAnsi="Times New Roman" w:cs="Times New Roman"/>
                    <w:noProof/>
                    <w:webHidden/>
                  </w:rPr>
                </w:rPrChange>
              </w:rPr>
              <w:delInstrText xml:space="preserve"> PAGEREF _Toc45712434 \h </w:delInstrText>
            </w:r>
            <w:r w:rsidR="00D810EA" w:rsidRPr="00B55982" w:rsidDel="00B55982">
              <w:rPr>
                <w:rFonts w:ascii="Times New Roman" w:hAnsi="Times New Roman" w:cs="Times New Roman"/>
                <w:noProof/>
                <w:webHidden/>
                <w:rPrChange w:id="719"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720" w:author="Cláudio Nóbrega" w:date="2020-07-18T10:58:00Z">
                  <w:rPr>
                    <w:rFonts w:ascii="Times New Roman" w:hAnsi="Times New Roman" w:cs="Times New Roman"/>
                    <w:noProof/>
                    <w:webHidden/>
                  </w:rPr>
                </w:rPrChange>
              </w:rPr>
              <w:delText>9</w:delText>
            </w:r>
            <w:r w:rsidR="00D810EA" w:rsidRPr="00B55982" w:rsidDel="00B55982">
              <w:rPr>
                <w:rFonts w:ascii="Times New Roman" w:hAnsi="Times New Roman" w:cs="Times New Roman"/>
                <w:noProof/>
                <w:webHidden/>
                <w:rPrChange w:id="721"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722" w:author="Cláudio Nóbrega" w:date="2020-07-18T10:58:00Z">
                  <w:rPr>
                    <w:rFonts w:ascii="Times New Roman" w:hAnsi="Times New Roman" w:cs="Times New Roman"/>
                    <w:noProof/>
                  </w:rPr>
                </w:rPrChange>
              </w:rPr>
              <w:fldChar w:fldCharType="end"/>
            </w:r>
          </w:del>
        </w:p>
        <w:p w14:paraId="1A2EFD36" w14:textId="1CCE1473" w:rsidR="00D810EA" w:rsidRPr="00B55982" w:rsidDel="00B55982" w:rsidRDefault="00B55982">
          <w:pPr>
            <w:pStyle w:val="Sumrio1"/>
            <w:rPr>
              <w:del w:id="723" w:author="Cláudio Nóbrega" w:date="2020-07-18T10:57:00Z"/>
              <w:rFonts w:eastAsiaTheme="minorEastAsia"/>
              <w:bCs w:val="0"/>
              <w:sz w:val="22"/>
              <w:szCs w:val="22"/>
              <w:rPrChange w:id="724" w:author="Cláudio Nóbrega" w:date="2020-07-18T10:58:00Z">
                <w:rPr>
                  <w:del w:id="725" w:author="Cláudio Nóbrega" w:date="2020-07-18T10:57:00Z"/>
                  <w:rFonts w:eastAsiaTheme="minorEastAsia"/>
                  <w:bCs w:val="0"/>
                  <w:sz w:val="22"/>
                  <w:szCs w:val="22"/>
                </w:rPr>
              </w:rPrChange>
            </w:rPr>
          </w:pPr>
          <w:del w:id="726" w:author="Cláudio Nóbrega" w:date="2020-07-18T10:57:00Z">
            <w:r w:rsidRPr="00B55982" w:rsidDel="00B55982">
              <w:rPr>
                <w:rPrChange w:id="727" w:author="Cláudio Nóbrega" w:date="2020-07-18T10:58:00Z">
                  <w:rPr/>
                </w:rPrChange>
              </w:rPr>
              <w:fldChar w:fldCharType="begin"/>
            </w:r>
            <w:r w:rsidRPr="00B55982" w:rsidDel="00B55982">
              <w:rPr>
                <w:rPrChange w:id="728" w:author="Cláudio Nóbrega" w:date="2020-07-18T10:58:00Z">
                  <w:rPr/>
                </w:rPrChange>
              </w:rPr>
              <w:delInstrText xml:space="preserve"> HYPERLINK \l "_Toc45712435" </w:delInstrText>
            </w:r>
            <w:r w:rsidRPr="00B55982" w:rsidDel="00B55982">
              <w:rPr>
                <w:rPrChange w:id="729" w:author="Cláudio Nóbrega" w:date="2020-07-18T10:58:00Z">
                  <w:rPr/>
                </w:rPrChange>
              </w:rPr>
              <w:fldChar w:fldCharType="separate"/>
            </w:r>
          </w:del>
          <w:ins w:id="730" w:author="Cláudio Nóbrega" w:date="2020-07-18T11:10:00Z">
            <w:r w:rsidR="00805346">
              <w:rPr>
                <w:b/>
                <w:bCs w:val="0"/>
              </w:rPr>
              <w:t>Erro! A referência de hiperlink não é válida.</w:t>
            </w:r>
          </w:ins>
          <w:del w:id="731" w:author="Cláudio Nóbrega" w:date="2020-07-18T10:57:00Z">
            <w:r w:rsidR="00D810EA" w:rsidRPr="00B55982" w:rsidDel="00B55982">
              <w:rPr>
                <w:rStyle w:val="Hyperlink"/>
                <w:rPrChange w:id="732" w:author="Cláudio Nóbrega" w:date="2020-07-18T10:58:00Z">
                  <w:rPr>
                    <w:rStyle w:val="Hyperlink"/>
                  </w:rPr>
                </w:rPrChange>
              </w:rPr>
              <w:delText>4</w:delText>
            </w:r>
            <w:r w:rsidR="00D810EA" w:rsidRPr="00B55982" w:rsidDel="00B55982">
              <w:rPr>
                <w:rFonts w:eastAsiaTheme="minorEastAsia"/>
                <w:bCs w:val="0"/>
                <w:sz w:val="22"/>
                <w:szCs w:val="22"/>
                <w:rPrChange w:id="733" w:author="Cláudio Nóbrega" w:date="2020-07-18T10:58:00Z">
                  <w:rPr>
                    <w:rFonts w:eastAsiaTheme="minorEastAsia"/>
                    <w:bCs w:val="0"/>
                    <w:sz w:val="22"/>
                    <w:szCs w:val="22"/>
                  </w:rPr>
                </w:rPrChange>
              </w:rPr>
              <w:tab/>
            </w:r>
            <w:r w:rsidR="00D810EA" w:rsidRPr="00B55982" w:rsidDel="00B55982">
              <w:rPr>
                <w:rStyle w:val="Hyperlink"/>
                <w:rPrChange w:id="734" w:author="Cláudio Nóbrega" w:date="2020-07-18T10:58:00Z">
                  <w:rPr>
                    <w:rStyle w:val="Hyperlink"/>
                  </w:rPr>
                </w:rPrChange>
              </w:rPr>
              <w:delText>DESENVOLVIMENTO</w:delText>
            </w:r>
            <w:r w:rsidR="00D810EA" w:rsidRPr="00B55982" w:rsidDel="00B55982">
              <w:rPr>
                <w:webHidden/>
                <w:rPrChange w:id="735" w:author="Cláudio Nóbrega" w:date="2020-07-18T10:58:00Z">
                  <w:rPr>
                    <w:webHidden/>
                  </w:rPr>
                </w:rPrChange>
              </w:rPr>
              <w:tab/>
            </w:r>
            <w:r w:rsidR="00D810EA" w:rsidRPr="00B55982" w:rsidDel="00B55982">
              <w:rPr>
                <w:webHidden/>
                <w:rPrChange w:id="736" w:author="Cláudio Nóbrega" w:date="2020-07-18T10:58:00Z">
                  <w:rPr>
                    <w:webHidden/>
                  </w:rPr>
                </w:rPrChange>
              </w:rPr>
              <w:fldChar w:fldCharType="begin"/>
            </w:r>
            <w:r w:rsidR="00D810EA" w:rsidRPr="00B55982" w:rsidDel="00B55982">
              <w:rPr>
                <w:webHidden/>
                <w:rPrChange w:id="737" w:author="Cláudio Nóbrega" w:date="2020-07-18T10:58:00Z">
                  <w:rPr>
                    <w:webHidden/>
                  </w:rPr>
                </w:rPrChange>
              </w:rPr>
              <w:delInstrText xml:space="preserve"> PAGEREF _Toc45712435 \h </w:delInstrText>
            </w:r>
            <w:r w:rsidR="00D810EA" w:rsidRPr="00B55982" w:rsidDel="00B55982">
              <w:rPr>
                <w:webHidden/>
                <w:rPrChange w:id="738" w:author="Cláudio Nóbrega" w:date="2020-07-18T10:58:00Z">
                  <w:rPr>
                    <w:webHidden/>
                  </w:rPr>
                </w:rPrChange>
              </w:rPr>
              <w:fldChar w:fldCharType="separate"/>
            </w:r>
            <w:r w:rsidR="00CA4BEB" w:rsidRPr="00B55982" w:rsidDel="00B55982">
              <w:rPr>
                <w:webHidden/>
                <w:rPrChange w:id="739" w:author="Cláudio Nóbrega" w:date="2020-07-18T10:58:00Z">
                  <w:rPr>
                    <w:webHidden/>
                  </w:rPr>
                </w:rPrChange>
              </w:rPr>
              <w:delText>9</w:delText>
            </w:r>
            <w:r w:rsidR="00D810EA" w:rsidRPr="00B55982" w:rsidDel="00B55982">
              <w:rPr>
                <w:webHidden/>
                <w:rPrChange w:id="740" w:author="Cláudio Nóbrega" w:date="2020-07-18T10:58:00Z">
                  <w:rPr>
                    <w:webHidden/>
                  </w:rPr>
                </w:rPrChange>
              </w:rPr>
              <w:fldChar w:fldCharType="end"/>
            </w:r>
            <w:r w:rsidRPr="00B55982" w:rsidDel="00B55982">
              <w:rPr>
                <w:rPrChange w:id="741" w:author="Cláudio Nóbrega" w:date="2020-07-18T10:58:00Z">
                  <w:rPr/>
                </w:rPrChange>
              </w:rPr>
              <w:fldChar w:fldCharType="end"/>
            </w:r>
          </w:del>
        </w:p>
        <w:p w14:paraId="17B4C8ED" w14:textId="15BCEDE2" w:rsidR="00D810EA" w:rsidRPr="00B55982" w:rsidDel="00B55982" w:rsidRDefault="00B55982">
          <w:pPr>
            <w:pStyle w:val="Sumrio2"/>
            <w:tabs>
              <w:tab w:val="left" w:pos="520"/>
              <w:tab w:val="right" w:leader="dot" w:pos="9062"/>
            </w:tabs>
            <w:rPr>
              <w:del w:id="742" w:author="Cláudio Nóbrega" w:date="2020-07-18T10:57:00Z"/>
              <w:rFonts w:ascii="Times New Roman" w:eastAsiaTheme="minorEastAsia" w:hAnsi="Times New Roman" w:cs="Times New Roman"/>
              <w:iCs w:val="0"/>
              <w:noProof/>
              <w:sz w:val="22"/>
              <w:szCs w:val="22"/>
              <w:rPrChange w:id="743" w:author="Cláudio Nóbrega" w:date="2020-07-18T10:58:00Z">
                <w:rPr>
                  <w:del w:id="744" w:author="Cláudio Nóbrega" w:date="2020-07-18T10:57:00Z"/>
                  <w:rFonts w:ascii="Times New Roman" w:eastAsiaTheme="minorEastAsia" w:hAnsi="Times New Roman" w:cs="Times New Roman"/>
                  <w:iCs w:val="0"/>
                  <w:noProof/>
                  <w:sz w:val="22"/>
                  <w:szCs w:val="22"/>
                </w:rPr>
              </w:rPrChange>
            </w:rPr>
          </w:pPr>
          <w:del w:id="745" w:author="Cláudio Nóbrega" w:date="2020-07-18T10:57:00Z">
            <w:r w:rsidRPr="00B55982" w:rsidDel="00B55982">
              <w:rPr>
                <w:rFonts w:ascii="Times New Roman" w:hAnsi="Times New Roman" w:cs="Times New Roman"/>
                <w:noProof/>
                <w:rPrChange w:id="746" w:author="Cláudio Nóbrega" w:date="2020-07-18T10:58:00Z">
                  <w:rPr>
                    <w:noProof/>
                  </w:rPr>
                </w:rPrChange>
              </w:rPr>
              <w:fldChar w:fldCharType="begin"/>
            </w:r>
            <w:r w:rsidRPr="00B55982" w:rsidDel="00B55982">
              <w:rPr>
                <w:rFonts w:ascii="Times New Roman" w:hAnsi="Times New Roman" w:cs="Times New Roman"/>
                <w:noProof/>
                <w:rPrChange w:id="747" w:author="Cláudio Nóbrega" w:date="2020-07-18T10:58:00Z">
                  <w:rPr>
                    <w:noProof/>
                  </w:rPr>
                </w:rPrChange>
              </w:rPr>
              <w:delInstrText xml:space="preserve"> HYPERLINK \l "_Toc45712436" </w:delInstrText>
            </w:r>
            <w:r w:rsidRPr="00B55982" w:rsidDel="00B55982">
              <w:rPr>
                <w:rFonts w:ascii="Times New Roman" w:hAnsi="Times New Roman" w:cs="Times New Roman"/>
                <w:noProof/>
                <w:rPrChange w:id="748" w:author="Cláudio Nóbrega" w:date="2020-07-18T10:58:00Z">
                  <w:rPr>
                    <w:noProof/>
                  </w:rPr>
                </w:rPrChange>
              </w:rPr>
              <w:fldChar w:fldCharType="separate"/>
            </w:r>
          </w:del>
          <w:ins w:id="749" w:author="Cláudio Nóbrega" w:date="2020-07-18T11:10:00Z">
            <w:r w:rsidR="00805346">
              <w:rPr>
                <w:rFonts w:ascii="Times New Roman" w:hAnsi="Times New Roman"/>
                <w:b/>
                <w:bCs/>
                <w:noProof/>
              </w:rPr>
              <w:t>Erro! A referência de hiperlink não é válida.</w:t>
            </w:r>
          </w:ins>
          <w:del w:id="750" w:author="Cláudio Nóbrega" w:date="2020-07-18T10:57:00Z">
            <w:r w:rsidR="00D810EA" w:rsidRPr="00B55982" w:rsidDel="00B55982">
              <w:rPr>
                <w:rStyle w:val="Hyperlink"/>
                <w:rFonts w:ascii="Times New Roman" w:hAnsi="Times New Roman" w:cs="Times New Roman"/>
                <w:noProof/>
                <w:rPrChange w:id="751" w:author="Cláudio Nóbrega" w:date="2020-07-18T10:58:00Z">
                  <w:rPr>
                    <w:rStyle w:val="Hyperlink"/>
                    <w:rFonts w:ascii="Times New Roman" w:hAnsi="Times New Roman" w:cs="Times New Roman"/>
                    <w:noProof/>
                  </w:rPr>
                </w:rPrChange>
              </w:rPr>
              <w:delText>4.1</w:delText>
            </w:r>
            <w:r w:rsidR="00D810EA" w:rsidRPr="00B55982" w:rsidDel="00B55982">
              <w:rPr>
                <w:rFonts w:ascii="Times New Roman" w:eastAsiaTheme="minorEastAsia" w:hAnsi="Times New Roman" w:cs="Times New Roman"/>
                <w:iCs w:val="0"/>
                <w:noProof/>
                <w:sz w:val="22"/>
                <w:szCs w:val="22"/>
                <w:rPrChange w:id="752" w:author="Cláudio Nóbrega" w:date="2020-07-18T10:58:00Z">
                  <w:rPr>
                    <w:rFonts w:ascii="Times New Roman" w:eastAsiaTheme="minorEastAsia" w:hAnsi="Times New Roman" w:cs="Times New Roman"/>
                    <w:iCs w:val="0"/>
                    <w:noProof/>
                    <w:sz w:val="22"/>
                    <w:szCs w:val="22"/>
                  </w:rPr>
                </w:rPrChange>
              </w:rPr>
              <w:tab/>
            </w:r>
            <w:r w:rsidR="00D810EA" w:rsidRPr="00B55982" w:rsidDel="00B55982">
              <w:rPr>
                <w:rStyle w:val="Hyperlink"/>
                <w:rFonts w:ascii="Times New Roman" w:hAnsi="Times New Roman" w:cs="Times New Roman"/>
                <w:noProof/>
                <w:rPrChange w:id="753" w:author="Cláudio Nóbrega" w:date="2020-07-18T10:58:00Z">
                  <w:rPr>
                    <w:rStyle w:val="Hyperlink"/>
                    <w:rFonts w:ascii="Times New Roman" w:hAnsi="Times New Roman" w:cs="Times New Roman"/>
                    <w:noProof/>
                  </w:rPr>
                </w:rPrChange>
              </w:rPr>
              <w:delText>Grupo Anterior</w:delText>
            </w:r>
            <w:r w:rsidR="00D810EA" w:rsidRPr="00B55982" w:rsidDel="00B55982">
              <w:rPr>
                <w:rFonts w:ascii="Times New Roman" w:hAnsi="Times New Roman" w:cs="Times New Roman"/>
                <w:noProof/>
                <w:webHidden/>
                <w:rPrChange w:id="754"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755"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756" w:author="Cláudio Nóbrega" w:date="2020-07-18T10:58:00Z">
                  <w:rPr>
                    <w:rFonts w:ascii="Times New Roman" w:hAnsi="Times New Roman" w:cs="Times New Roman"/>
                    <w:noProof/>
                    <w:webHidden/>
                  </w:rPr>
                </w:rPrChange>
              </w:rPr>
              <w:delInstrText xml:space="preserve"> PAGEREF _Toc45712436 \h </w:delInstrText>
            </w:r>
            <w:r w:rsidR="00D810EA" w:rsidRPr="00B55982" w:rsidDel="00B55982">
              <w:rPr>
                <w:rFonts w:ascii="Times New Roman" w:hAnsi="Times New Roman" w:cs="Times New Roman"/>
                <w:noProof/>
                <w:webHidden/>
                <w:rPrChange w:id="757"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758" w:author="Cláudio Nóbrega" w:date="2020-07-18T10:58:00Z">
                  <w:rPr>
                    <w:rFonts w:ascii="Times New Roman" w:hAnsi="Times New Roman" w:cs="Times New Roman"/>
                    <w:noProof/>
                    <w:webHidden/>
                  </w:rPr>
                </w:rPrChange>
              </w:rPr>
              <w:delText>9</w:delText>
            </w:r>
            <w:r w:rsidR="00D810EA" w:rsidRPr="00B55982" w:rsidDel="00B55982">
              <w:rPr>
                <w:rFonts w:ascii="Times New Roman" w:hAnsi="Times New Roman" w:cs="Times New Roman"/>
                <w:noProof/>
                <w:webHidden/>
                <w:rPrChange w:id="759"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760" w:author="Cláudio Nóbrega" w:date="2020-07-18T10:58:00Z">
                  <w:rPr>
                    <w:rFonts w:ascii="Times New Roman" w:hAnsi="Times New Roman" w:cs="Times New Roman"/>
                    <w:noProof/>
                  </w:rPr>
                </w:rPrChange>
              </w:rPr>
              <w:fldChar w:fldCharType="end"/>
            </w:r>
          </w:del>
        </w:p>
        <w:p w14:paraId="0D8CEA71" w14:textId="43EB610D" w:rsidR="00D810EA" w:rsidRPr="00B55982" w:rsidDel="00B55982" w:rsidRDefault="00B55982">
          <w:pPr>
            <w:pStyle w:val="Sumrio2"/>
            <w:tabs>
              <w:tab w:val="left" w:pos="520"/>
              <w:tab w:val="right" w:leader="dot" w:pos="9062"/>
            </w:tabs>
            <w:rPr>
              <w:del w:id="761" w:author="Cláudio Nóbrega" w:date="2020-07-18T10:57:00Z"/>
              <w:rFonts w:ascii="Times New Roman" w:eastAsiaTheme="minorEastAsia" w:hAnsi="Times New Roman" w:cs="Times New Roman"/>
              <w:iCs w:val="0"/>
              <w:noProof/>
              <w:sz w:val="22"/>
              <w:szCs w:val="22"/>
              <w:rPrChange w:id="762" w:author="Cláudio Nóbrega" w:date="2020-07-18T10:58:00Z">
                <w:rPr>
                  <w:del w:id="763" w:author="Cláudio Nóbrega" w:date="2020-07-18T10:57:00Z"/>
                  <w:rFonts w:ascii="Times New Roman" w:eastAsiaTheme="minorEastAsia" w:hAnsi="Times New Roman" w:cs="Times New Roman"/>
                  <w:iCs w:val="0"/>
                  <w:noProof/>
                  <w:sz w:val="22"/>
                  <w:szCs w:val="22"/>
                </w:rPr>
              </w:rPrChange>
            </w:rPr>
          </w:pPr>
          <w:del w:id="764" w:author="Cláudio Nóbrega" w:date="2020-07-18T10:57:00Z">
            <w:r w:rsidRPr="00B55982" w:rsidDel="00B55982">
              <w:rPr>
                <w:rFonts w:ascii="Times New Roman" w:hAnsi="Times New Roman" w:cs="Times New Roman"/>
                <w:noProof/>
                <w:rPrChange w:id="765" w:author="Cláudio Nóbrega" w:date="2020-07-18T10:58:00Z">
                  <w:rPr>
                    <w:noProof/>
                  </w:rPr>
                </w:rPrChange>
              </w:rPr>
              <w:fldChar w:fldCharType="begin"/>
            </w:r>
            <w:r w:rsidRPr="00B55982" w:rsidDel="00B55982">
              <w:rPr>
                <w:rFonts w:ascii="Times New Roman" w:hAnsi="Times New Roman" w:cs="Times New Roman"/>
                <w:noProof/>
                <w:rPrChange w:id="766" w:author="Cláudio Nóbrega" w:date="2020-07-18T10:58:00Z">
                  <w:rPr>
                    <w:noProof/>
                  </w:rPr>
                </w:rPrChange>
              </w:rPr>
              <w:delInstrText xml:space="preserve"> HYPERLINK \l "_Toc45712437" </w:delInstrText>
            </w:r>
            <w:r w:rsidRPr="00B55982" w:rsidDel="00B55982">
              <w:rPr>
                <w:rFonts w:ascii="Times New Roman" w:hAnsi="Times New Roman" w:cs="Times New Roman"/>
                <w:noProof/>
                <w:rPrChange w:id="767" w:author="Cláudio Nóbrega" w:date="2020-07-18T10:58:00Z">
                  <w:rPr>
                    <w:noProof/>
                  </w:rPr>
                </w:rPrChange>
              </w:rPr>
              <w:fldChar w:fldCharType="separate"/>
            </w:r>
          </w:del>
          <w:ins w:id="768" w:author="Cláudio Nóbrega" w:date="2020-07-18T11:10:00Z">
            <w:r w:rsidR="00805346">
              <w:rPr>
                <w:rFonts w:ascii="Times New Roman" w:hAnsi="Times New Roman"/>
                <w:b/>
                <w:bCs/>
                <w:noProof/>
              </w:rPr>
              <w:t>Erro! A referência de hiperlink não é válida.</w:t>
            </w:r>
          </w:ins>
          <w:del w:id="769" w:author="Cláudio Nóbrega" w:date="2020-07-18T10:57:00Z">
            <w:r w:rsidR="00D810EA" w:rsidRPr="00B55982" w:rsidDel="00B55982">
              <w:rPr>
                <w:rStyle w:val="Hyperlink"/>
                <w:rFonts w:ascii="Times New Roman" w:hAnsi="Times New Roman" w:cs="Times New Roman"/>
                <w:noProof/>
                <w:rPrChange w:id="770" w:author="Cláudio Nóbrega" w:date="2020-07-18T10:58:00Z">
                  <w:rPr>
                    <w:rStyle w:val="Hyperlink"/>
                    <w:rFonts w:ascii="Times New Roman" w:hAnsi="Times New Roman" w:cs="Times New Roman"/>
                    <w:noProof/>
                  </w:rPr>
                </w:rPrChange>
              </w:rPr>
              <w:delText>4.2</w:delText>
            </w:r>
            <w:r w:rsidR="00D810EA" w:rsidRPr="00B55982" w:rsidDel="00B55982">
              <w:rPr>
                <w:rFonts w:ascii="Times New Roman" w:eastAsiaTheme="minorEastAsia" w:hAnsi="Times New Roman" w:cs="Times New Roman"/>
                <w:iCs w:val="0"/>
                <w:noProof/>
                <w:sz w:val="22"/>
                <w:szCs w:val="22"/>
                <w:rPrChange w:id="771" w:author="Cláudio Nóbrega" w:date="2020-07-18T10:58:00Z">
                  <w:rPr>
                    <w:rFonts w:ascii="Times New Roman" w:eastAsiaTheme="minorEastAsia" w:hAnsi="Times New Roman" w:cs="Times New Roman"/>
                    <w:iCs w:val="0"/>
                    <w:noProof/>
                    <w:sz w:val="22"/>
                    <w:szCs w:val="22"/>
                  </w:rPr>
                </w:rPrChange>
              </w:rPr>
              <w:tab/>
            </w:r>
            <w:r w:rsidR="00D810EA" w:rsidRPr="00B55982" w:rsidDel="00B55982">
              <w:rPr>
                <w:rStyle w:val="Hyperlink"/>
                <w:rFonts w:ascii="Times New Roman" w:hAnsi="Times New Roman" w:cs="Times New Roman"/>
                <w:noProof/>
                <w:rPrChange w:id="772" w:author="Cláudio Nóbrega" w:date="2020-07-18T10:58:00Z">
                  <w:rPr>
                    <w:rStyle w:val="Hyperlink"/>
                    <w:rFonts w:ascii="Times New Roman" w:hAnsi="Times New Roman" w:cs="Times New Roman"/>
                    <w:noProof/>
                  </w:rPr>
                </w:rPrChange>
              </w:rPr>
              <w:delText>Grupo Atual</w:delText>
            </w:r>
            <w:r w:rsidR="00D810EA" w:rsidRPr="00B55982" w:rsidDel="00B55982">
              <w:rPr>
                <w:rFonts w:ascii="Times New Roman" w:hAnsi="Times New Roman" w:cs="Times New Roman"/>
                <w:noProof/>
                <w:webHidden/>
                <w:rPrChange w:id="773"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774"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775" w:author="Cláudio Nóbrega" w:date="2020-07-18T10:58:00Z">
                  <w:rPr>
                    <w:rFonts w:ascii="Times New Roman" w:hAnsi="Times New Roman" w:cs="Times New Roman"/>
                    <w:noProof/>
                    <w:webHidden/>
                  </w:rPr>
                </w:rPrChange>
              </w:rPr>
              <w:delInstrText xml:space="preserve"> PAGEREF _Toc45712437 \h </w:delInstrText>
            </w:r>
            <w:r w:rsidR="00D810EA" w:rsidRPr="00B55982" w:rsidDel="00B55982">
              <w:rPr>
                <w:rFonts w:ascii="Times New Roman" w:hAnsi="Times New Roman" w:cs="Times New Roman"/>
                <w:noProof/>
                <w:webHidden/>
                <w:rPrChange w:id="776"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777" w:author="Cláudio Nóbrega" w:date="2020-07-18T10:58:00Z">
                  <w:rPr>
                    <w:rFonts w:ascii="Times New Roman" w:hAnsi="Times New Roman" w:cs="Times New Roman"/>
                    <w:noProof/>
                    <w:webHidden/>
                  </w:rPr>
                </w:rPrChange>
              </w:rPr>
              <w:delText>9</w:delText>
            </w:r>
            <w:r w:rsidR="00D810EA" w:rsidRPr="00B55982" w:rsidDel="00B55982">
              <w:rPr>
                <w:rFonts w:ascii="Times New Roman" w:hAnsi="Times New Roman" w:cs="Times New Roman"/>
                <w:noProof/>
                <w:webHidden/>
                <w:rPrChange w:id="778"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779" w:author="Cláudio Nóbrega" w:date="2020-07-18T10:58:00Z">
                  <w:rPr>
                    <w:rFonts w:ascii="Times New Roman" w:hAnsi="Times New Roman" w:cs="Times New Roman"/>
                    <w:noProof/>
                  </w:rPr>
                </w:rPrChange>
              </w:rPr>
              <w:fldChar w:fldCharType="end"/>
            </w:r>
          </w:del>
        </w:p>
        <w:p w14:paraId="720AA952" w14:textId="194B211A" w:rsidR="00D810EA" w:rsidRPr="00B55982" w:rsidDel="00B55982" w:rsidRDefault="00B55982">
          <w:pPr>
            <w:pStyle w:val="Sumrio2"/>
            <w:tabs>
              <w:tab w:val="left" w:pos="520"/>
              <w:tab w:val="right" w:leader="dot" w:pos="9062"/>
            </w:tabs>
            <w:rPr>
              <w:del w:id="780" w:author="Cláudio Nóbrega" w:date="2020-07-18T10:57:00Z"/>
              <w:rFonts w:ascii="Times New Roman" w:eastAsiaTheme="minorEastAsia" w:hAnsi="Times New Roman" w:cs="Times New Roman"/>
              <w:iCs w:val="0"/>
              <w:noProof/>
              <w:sz w:val="22"/>
              <w:szCs w:val="22"/>
              <w:rPrChange w:id="781" w:author="Cláudio Nóbrega" w:date="2020-07-18T10:58:00Z">
                <w:rPr>
                  <w:del w:id="782" w:author="Cláudio Nóbrega" w:date="2020-07-18T10:57:00Z"/>
                  <w:rFonts w:ascii="Times New Roman" w:eastAsiaTheme="minorEastAsia" w:hAnsi="Times New Roman" w:cs="Times New Roman"/>
                  <w:iCs w:val="0"/>
                  <w:noProof/>
                  <w:sz w:val="22"/>
                  <w:szCs w:val="22"/>
                </w:rPr>
              </w:rPrChange>
            </w:rPr>
          </w:pPr>
          <w:del w:id="783" w:author="Cláudio Nóbrega" w:date="2020-07-18T10:57:00Z">
            <w:r w:rsidRPr="00B55982" w:rsidDel="00B55982">
              <w:rPr>
                <w:rFonts w:ascii="Times New Roman" w:hAnsi="Times New Roman" w:cs="Times New Roman"/>
                <w:noProof/>
                <w:rPrChange w:id="784" w:author="Cláudio Nóbrega" w:date="2020-07-18T10:58:00Z">
                  <w:rPr>
                    <w:noProof/>
                  </w:rPr>
                </w:rPrChange>
              </w:rPr>
              <w:fldChar w:fldCharType="begin"/>
            </w:r>
            <w:r w:rsidRPr="00B55982" w:rsidDel="00B55982">
              <w:rPr>
                <w:rFonts w:ascii="Times New Roman" w:hAnsi="Times New Roman" w:cs="Times New Roman"/>
                <w:noProof/>
                <w:rPrChange w:id="785" w:author="Cláudio Nóbrega" w:date="2020-07-18T10:58:00Z">
                  <w:rPr>
                    <w:noProof/>
                  </w:rPr>
                </w:rPrChange>
              </w:rPr>
              <w:delInstrText xml:space="preserve"> HYPERLINK \l "_Toc45712438" </w:delInstrText>
            </w:r>
            <w:r w:rsidRPr="00B55982" w:rsidDel="00B55982">
              <w:rPr>
                <w:rFonts w:ascii="Times New Roman" w:hAnsi="Times New Roman" w:cs="Times New Roman"/>
                <w:noProof/>
                <w:rPrChange w:id="786" w:author="Cláudio Nóbrega" w:date="2020-07-18T10:58:00Z">
                  <w:rPr>
                    <w:noProof/>
                  </w:rPr>
                </w:rPrChange>
              </w:rPr>
              <w:fldChar w:fldCharType="separate"/>
            </w:r>
          </w:del>
          <w:ins w:id="787" w:author="Cláudio Nóbrega" w:date="2020-07-18T11:10:00Z">
            <w:r w:rsidR="00805346">
              <w:rPr>
                <w:rFonts w:ascii="Times New Roman" w:hAnsi="Times New Roman"/>
                <w:b/>
                <w:bCs/>
                <w:noProof/>
              </w:rPr>
              <w:t>Erro! A referência de hiperlink não é válida.</w:t>
            </w:r>
          </w:ins>
          <w:del w:id="788" w:author="Cláudio Nóbrega" w:date="2020-07-18T10:57:00Z">
            <w:r w:rsidR="00D810EA" w:rsidRPr="00B55982" w:rsidDel="00B55982">
              <w:rPr>
                <w:rStyle w:val="Hyperlink"/>
                <w:rFonts w:ascii="Times New Roman" w:hAnsi="Times New Roman" w:cs="Times New Roman"/>
                <w:noProof/>
                <w:rPrChange w:id="789" w:author="Cláudio Nóbrega" w:date="2020-07-18T10:58:00Z">
                  <w:rPr>
                    <w:rStyle w:val="Hyperlink"/>
                    <w:rFonts w:ascii="Times New Roman" w:hAnsi="Times New Roman" w:cs="Times New Roman"/>
                    <w:noProof/>
                  </w:rPr>
                </w:rPrChange>
              </w:rPr>
              <w:delText>4.3</w:delText>
            </w:r>
            <w:r w:rsidR="00D810EA" w:rsidRPr="00B55982" w:rsidDel="00B55982">
              <w:rPr>
                <w:rFonts w:ascii="Times New Roman" w:eastAsiaTheme="minorEastAsia" w:hAnsi="Times New Roman" w:cs="Times New Roman"/>
                <w:iCs w:val="0"/>
                <w:noProof/>
                <w:sz w:val="22"/>
                <w:szCs w:val="22"/>
                <w:rPrChange w:id="790" w:author="Cláudio Nóbrega" w:date="2020-07-18T10:58:00Z">
                  <w:rPr>
                    <w:rFonts w:ascii="Times New Roman" w:eastAsiaTheme="minorEastAsia" w:hAnsi="Times New Roman" w:cs="Times New Roman"/>
                    <w:iCs w:val="0"/>
                    <w:noProof/>
                    <w:sz w:val="22"/>
                    <w:szCs w:val="22"/>
                  </w:rPr>
                </w:rPrChange>
              </w:rPr>
              <w:tab/>
            </w:r>
            <w:r w:rsidR="00D810EA" w:rsidRPr="00B55982" w:rsidDel="00B55982">
              <w:rPr>
                <w:rStyle w:val="Hyperlink"/>
                <w:rFonts w:ascii="Times New Roman" w:hAnsi="Times New Roman" w:cs="Times New Roman"/>
                <w:noProof/>
                <w:rPrChange w:id="791" w:author="Cláudio Nóbrega" w:date="2020-07-18T10:58:00Z">
                  <w:rPr>
                    <w:rStyle w:val="Hyperlink"/>
                    <w:rFonts w:ascii="Times New Roman" w:hAnsi="Times New Roman" w:cs="Times New Roman"/>
                    <w:noProof/>
                  </w:rPr>
                </w:rPrChange>
              </w:rPr>
              <w:delText>Implementação</w:delText>
            </w:r>
            <w:r w:rsidR="00D810EA" w:rsidRPr="00B55982" w:rsidDel="00B55982">
              <w:rPr>
                <w:rFonts w:ascii="Times New Roman" w:hAnsi="Times New Roman" w:cs="Times New Roman"/>
                <w:noProof/>
                <w:webHidden/>
                <w:rPrChange w:id="792" w:author="Cláudio Nóbrega" w:date="2020-07-18T10:58:00Z">
                  <w:rPr>
                    <w:rFonts w:ascii="Times New Roman" w:hAnsi="Times New Roman" w:cs="Times New Roman"/>
                    <w:noProof/>
                    <w:webHidden/>
                  </w:rPr>
                </w:rPrChange>
              </w:rPr>
              <w:tab/>
            </w:r>
            <w:r w:rsidR="00D810EA" w:rsidRPr="00B55982" w:rsidDel="00B55982">
              <w:rPr>
                <w:rFonts w:ascii="Times New Roman" w:hAnsi="Times New Roman" w:cs="Times New Roman"/>
                <w:noProof/>
                <w:webHidden/>
                <w:rPrChange w:id="793" w:author="Cláudio Nóbrega" w:date="2020-07-18T10:58:00Z">
                  <w:rPr>
                    <w:rFonts w:ascii="Times New Roman" w:hAnsi="Times New Roman" w:cs="Times New Roman"/>
                    <w:noProof/>
                    <w:webHidden/>
                  </w:rPr>
                </w:rPrChange>
              </w:rPr>
              <w:fldChar w:fldCharType="begin"/>
            </w:r>
            <w:r w:rsidR="00D810EA" w:rsidRPr="00B55982" w:rsidDel="00B55982">
              <w:rPr>
                <w:rFonts w:ascii="Times New Roman" w:hAnsi="Times New Roman" w:cs="Times New Roman"/>
                <w:noProof/>
                <w:webHidden/>
                <w:rPrChange w:id="794" w:author="Cláudio Nóbrega" w:date="2020-07-18T10:58:00Z">
                  <w:rPr>
                    <w:rFonts w:ascii="Times New Roman" w:hAnsi="Times New Roman" w:cs="Times New Roman"/>
                    <w:noProof/>
                    <w:webHidden/>
                  </w:rPr>
                </w:rPrChange>
              </w:rPr>
              <w:delInstrText xml:space="preserve"> PAGEREF _Toc45712438 \h </w:delInstrText>
            </w:r>
            <w:r w:rsidR="00D810EA" w:rsidRPr="00B55982" w:rsidDel="00B55982">
              <w:rPr>
                <w:rFonts w:ascii="Times New Roman" w:hAnsi="Times New Roman" w:cs="Times New Roman"/>
                <w:noProof/>
                <w:webHidden/>
                <w:rPrChange w:id="795" w:author="Cláudio Nóbrega" w:date="2020-07-18T10:58:00Z">
                  <w:rPr>
                    <w:rFonts w:ascii="Times New Roman" w:hAnsi="Times New Roman" w:cs="Times New Roman"/>
                    <w:noProof/>
                    <w:webHidden/>
                  </w:rPr>
                </w:rPrChange>
              </w:rPr>
              <w:fldChar w:fldCharType="separate"/>
            </w:r>
            <w:r w:rsidR="00CA4BEB" w:rsidRPr="00B55982" w:rsidDel="00B55982">
              <w:rPr>
                <w:rFonts w:ascii="Times New Roman" w:hAnsi="Times New Roman" w:cs="Times New Roman"/>
                <w:noProof/>
                <w:webHidden/>
                <w:rPrChange w:id="796" w:author="Cláudio Nóbrega" w:date="2020-07-18T10:58:00Z">
                  <w:rPr>
                    <w:rFonts w:ascii="Times New Roman" w:hAnsi="Times New Roman" w:cs="Times New Roman"/>
                    <w:noProof/>
                    <w:webHidden/>
                  </w:rPr>
                </w:rPrChange>
              </w:rPr>
              <w:delText>10</w:delText>
            </w:r>
            <w:r w:rsidR="00D810EA" w:rsidRPr="00B55982" w:rsidDel="00B55982">
              <w:rPr>
                <w:rFonts w:ascii="Times New Roman" w:hAnsi="Times New Roman" w:cs="Times New Roman"/>
                <w:noProof/>
                <w:webHidden/>
                <w:rPrChange w:id="797" w:author="Cláudio Nóbrega" w:date="2020-07-18T10:58:00Z">
                  <w:rPr>
                    <w:rFonts w:ascii="Times New Roman" w:hAnsi="Times New Roman" w:cs="Times New Roman"/>
                    <w:noProof/>
                    <w:webHidden/>
                  </w:rPr>
                </w:rPrChange>
              </w:rPr>
              <w:fldChar w:fldCharType="end"/>
            </w:r>
            <w:r w:rsidRPr="00B55982" w:rsidDel="00B55982">
              <w:rPr>
                <w:rFonts w:ascii="Times New Roman" w:hAnsi="Times New Roman" w:cs="Times New Roman"/>
                <w:noProof/>
                <w:rPrChange w:id="798" w:author="Cláudio Nóbrega" w:date="2020-07-18T10:58:00Z">
                  <w:rPr>
                    <w:rFonts w:ascii="Times New Roman" w:hAnsi="Times New Roman" w:cs="Times New Roman"/>
                    <w:noProof/>
                  </w:rPr>
                </w:rPrChange>
              </w:rPr>
              <w:fldChar w:fldCharType="end"/>
            </w:r>
          </w:del>
        </w:p>
        <w:p w14:paraId="1E0E9871" w14:textId="5B2F58BD" w:rsidR="00D810EA" w:rsidRPr="00B55982" w:rsidDel="00B55982" w:rsidRDefault="00B55982">
          <w:pPr>
            <w:pStyle w:val="Sumrio1"/>
            <w:rPr>
              <w:del w:id="799" w:author="Cláudio Nóbrega" w:date="2020-07-18T10:57:00Z"/>
              <w:rFonts w:eastAsiaTheme="minorEastAsia"/>
              <w:bCs w:val="0"/>
              <w:sz w:val="22"/>
              <w:szCs w:val="22"/>
              <w:rPrChange w:id="800" w:author="Cláudio Nóbrega" w:date="2020-07-18T10:58:00Z">
                <w:rPr>
                  <w:del w:id="801" w:author="Cláudio Nóbrega" w:date="2020-07-18T10:57:00Z"/>
                  <w:rFonts w:eastAsiaTheme="minorEastAsia"/>
                  <w:bCs w:val="0"/>
                  <w:sz w:val="22"/>
                  <w:szCs w:val="22"/>
                </w:rPr>
              </w:rPrChange>
            </w:rPr>
          </w:pPr>
          <w:del w:id="802" w:author="Cláudio Nóbrega" w:date="2020-07-18T10:57:00Z">
            <w:r w:rsidRPr="00B55982" w:rsidDel="00B55982">
              <w:rPr>
                <w:rPrChange w:id="803" w:author="Cláudio Nóbrega" w:date="2020-07-18T10:58:00Z">
                  <w:rPr/>
                </w:rPrChange>
              </w:rPr>
              <w:fldChar w:fldCharType="begin"/>
            </w:r>
            <w:r w:rsidRPr="00B55982" w:rsidDel="00B55982">
              <w:rPr>
                <w:rPrChange w:id="804" w:author="Cláudio Nóbrega" w:date="2020-07-18T10:58:00Z">
                  <w:rPr/>
                </w:rPrChange>
              </w:rPr>
              <w:delInstrText xml:space="preserve"> HYPERLINK \l "_Toc45712439" </w:delInstrText>
            </w:r>
            <w:r w:rsidRPr="00B55982" w:rsidDel="00B55982">
              <w:rPr>
                <w:rPrChange w:id="805" w:author="Cláudio Nóbrega" w:date="2020-07-18T10:58:00Z">
                  <w:rPr/>
                </w:rPrChange>
              </w:rPr>
              <w:fldChar w:fldCharType="separate"/>
            </w:r>
          </w:del>
          <w:ins w:id="806" w:author="Cláudio Nóbrega" w:date="2020-07-18T11:10:00Z">
            <w:r w:rsidR="00805346">
              <w:rPr>
                <w:b/>
                <w:bCs w:val="0"/>
              </w:rPr>
              <w:t>Erro! A referência de hiperlink não é válida.</w:t>
            </w:r>
          </w:ins>
          <w:del w:id="807" w:author="Cláudio Nóbrega" w:date="2020-07-18T10:57:00Z">
            <w:r w:rsidR="00D810EA" w:rsidRPr="00B55982" w:rsidDel="00B55982">
              <w:rPr>
                <w:rStyle w:val="Hyperlink"/>
                <w:rPrChange w:id="808" w:author="Cláudio Nóbrega" w:date="2020-07-18T10:58:00Z">
                  <w:rPr>
                    <w:rStyle w:val="Hyperlink"/>
                  </w:rPr>
                </w:rPrChange>
              </w:rPr>
              <w:delText>5</w:delText>
            </w:r>
            <w:r w:rsidR="00D810EA" w:rsidRPr="00B55982" w:rsidDel="00B55982">
              <w:rPr>
                <w:rFonts w:eastAsiaTheme="minorEastAsia"/>
                <w:bCs w:val="0"/>
                <w:sz w:val="22"/>
                <w:szCs w:val="22"/>
                <w:rPrChange w:id="809" w:author="Cláudio Nóbrega" w:date="2020-07-18T10:58:00Z">
                  <w:rPr>
                    <w:rFonts w:eastAsiaTheme="minorEastAsia"/>
                    <w:bCs w:val="0"/>
                    <w:sz w:val="22"/>
                    <w:szCs w:val="22"/>
                  </w:rPr>
                </w:rPrChange>
              </w:rPr>
              <w:tab/>
            </w:r>
            <w:r w:rsidR="00D810EA" w:rsidRPr="00B55982" w:rsidDel="00B55982">
              <w:rPr>
                <w:rStyle w:val="Hyperlink"/>
                <w:rPrChange w:id="810" w:author="Cláudio Nóbrega" w:date="2020-07-18T10:58:00Z">
                  <w:rPr>
                    <w:rStyle w:val="Hyperlink"/>
                  </w:rPr>
                </w:rPrChange>
              </w:rPr>
              <w:delText>RESULTADOS E DISCUSSÃO</w:delText>
            </w:r>
            <w:r w:rsidR="00D810EA" w:rsidRPr="00B55982" w:rsidDel="00B55982">
              <w:rPr>
                <w:webHidden/>
                <w:rPrChange w:id="811" w:author="Cláudio Nóbrega" w:date="2020-07-18T10:58:00Z">
                  <w:rPr>
                    <w:webHidden/>
                  </w:rPr>
                </w:rPrChange>
              </w:rPr>
              <w:tab/>
            </w:r>
            <w:r w:rsidR="00D810EA" w:rsidRPr="00B55982" w:rsidDel="00B55982">
              <w:rPr>
                <w:webHidden/>
                <w:rPrChange w:id="812" w:author="Cláudio Nóbrega" w:date="2020-07-18T10:58:00Z">
                  <w:rPr>
                    <w:webHidden/>
                  </w:rPr>
                </w:rPrChange>
              </w:rPr>
              <w:fldChar w:fldCharType="begin"/>
            </w:r>
            <w:r w:rsidR="00D810EA" w:rsidRPr="00B55982" w:rsidDel="00B55982">
              <w:rPr>
                <w:webHidden/>
                <w:rPrChange w:id="813" w:author="Cláudio Nóbrega" w:date="2020-07-18T10:58:00Z">
                  <w:rPr>
                    <w:webHidden/>
                  </w:rPr>
                </w:rPrChange>
              </w:rPr>
              <w:delInstrText xml:space="preserve"> PAGEREF _Toc45712439 \h </w:delInstrText>
            </w:r>
            <w:r w:rsidR="00D810EA" w:rsidRPr="00B55982" w:rsidDel="00B55982">
              <w:rPr>
                <w:webHidden/>
                <w:rPrChange w:id="814" w:author="Cláudio Nóbrega" w:date="2020-07-18T10:58:00Z">
                  <w:rPr>
                    <w:webHidden/>
                  </w:rPr>
                </w:rPrChange>
              </w:rPr>
              <w:fldChar w:fldCharType="separate"/>
            </w:r>
            <w:r w:rsidR="00CA4BEB" w:rsidRPr="00B55982" w:rsidDel="00B55982">
              <w:rPr>
                <w:webHidden/>
                <w:rPrChange w:id="815" w:author="Cláudio Nóbrega" w:date="2020-07-18T10:58:00Z">
                  <w:rPr>
                    <w:webHidden/>
                  </w:rPr>
                </w:rPrChange>
              </w:rPr>
              <w:delText>11</w:delText>
            </w:r>
            <w:r w:rsidR="00D810EA" w:rsidRPr="00B55982" w:rsidDel="00B55982">
              <w:rPr>
                <w:webHidden/>
                <w:rPrChange w:id="816" w:author="Cláudio Nóbrega" w:date="2020-07-18T10:58:00Z">
                  <w:rPr>
                    <w:webHidden/>
                  </w:rPr>
                </w:rPrChange>
              </w:rPr>
              <w:fldChar w:fldCharType="end"/>
            </w:r>
            <w:r w:rsidRPr="00B55982" w:rsidDel="00B55982">
              <w:rPr>
                <w:rPrChange w:id="817" w:author="Cláudio Nóbrega" w:date="2020-07-18T10:58:00Z">
                  <w:rPr/>
                </w:rPrChange>
              </w:rPr>
              <w:fldChar w:fldCharType="end"/>
            </w:r>
          </w:del>
        </w:p>
        <w:p w14:paraId="30FADF06" w14:textId="4BA9BE30" w:rsidR="00D810EA" w:rsidRPr="00B55982" w:rsidDel="00B55982" w:rsidRDefault="00B55982">
          <w:pPr>
            <w:pStyle w:val="Sumrio1"/>
            <w:rPr>
              <w:del w:id="818" w:author="Cláudio Nóbrega" w:date="2020-07-18T10:57:00Z"/>
              <w:rFonts w:eastAsiaTheme="minorEastAsia"/>
              <w:bCs w:val="0"/>
              <w:sz w:val="22"/>
              <w:szCs w:val="22"/>
              <w:rPrChange w:id="819" w:author="Cláudio Nóbrega" w:date="2020-07-18T10:58:00Z">
                <w:rPr>
                  <w:del w:id="820" w:author="Cláudio Nóbrega" w:date="2020-07-18T10:57:00Z"/>
                  <w:rFonts w:eastAsiaTheme="minorEastAsia"/>
                  <w:bCs w:val="0"/>
                  <w:sz w:val="22"/>
                  <w:szCs w:val="22"/>
                </w:rPr>
              </w:rPrChange>
            </w:rPr>
          </w:pPr>
          <w:del w:id="821" w:author="Cláudio Nóbrega" w:date="2020-07-18T10:57:00Z">
            <w:r w:rsidRPr="00B55982" w:rsidDel="00B55982">
              <w:rPr>
                <w:rPrChange w:id="822" w:author="Cláudio Nóbrega" w:date="2020-07-18T10:58:00Z">
                  <w:rPr/>
                </w:rPrChange>
              </w:rPr>
              <w:fldChar w:fldCharType="begin"/>
            </w:r>
            <w:r w:rsidRPr="00B55982" w:rsidDel="00B55982">
              <w:rPr>
                <w:rPrChange w:id="823" w:author="Cláudio Nóbrega" w:date="2020-07-18T10:58:00Z">
                  <w:rPr/>
                </w:rPrChange>
              </w:rPr>
              <w:delInstrText xml:space="preserve"> HYPERLINK \l "_Toc45712440" </w:delInstrText>
            </w:r>
            <w:r w:rsidRPr="00B55982" w:rsidDel="00B55982">
              <w:rPr>
                <w:rPrChange w:id="824" w:author="Cláudio Nóbrega" w:date="2020-07-18T10:58:00Z">
                  <w:rPr/>
                </w:rPrChange>
              </w:rPr>
              <w:fldChar w:fldCharType="separate"/>
            </w:r>
          </w:del>
          <w:ins w:id="825" w:author="Cláudio Nóbrega" w:date="2020-07-18T11:10:00Z">
            <w:r w:rsidR="00805346">
              <w:rPr>
                <w:b/>
                <w:bCs w:val="0"/>
              </w:rPr>
              <w:t>Erro! A referência de hiperlink não é válida.</w:t>
            </w:r>
          </w:ins>
          <w:del w:id="826" w:author="Cláudio Nóbrega" w:date="2020-07-18T10:57:00Z">
            <w:r w:rsidR="00D810EA" w:rsidRPr="00B55982" w:rsidDel="00B55982">
              <w:rPr>
                <w:rStyle w:val="Hyperlink"/>
                <w:rPrChange w:id="827" w:author="Cláudio Nóbrega" w:date="2020-07-18T10:58:00Z">
                  <w:rPr>
                    <w:rStyle w:val="Hyperlink"/>
                  </w:rPr>
                </w:rPrChange>
              </w:rPr>
              <w:delText>6</w:delText>
            </w:r>
            <w:r w:rsidR="00D810EA" w:rsidRPr="00B55982" w:rsidDel="00B55982">
              <w:rPr>
                <w:rFonts w:eastAsiaTheme="minorEastAsia"/>
                <w:bCs w:val="0"/>
                <w:sz w:val="22"/>
                <w:szCs w:val="22"/>
                <w:rPrChange w:id="828" w:author="Cláudio Nóbrega" w:date="2020-07-18T10:58:00Z">
                  <w:rPr>
                    <w:rFonts w:eastAsiaTheme="minorEastAsia"/>
                    <w:bCs w:val="0"/>
                    <w:sz w:val="22"/>
                    <w:szCs w:val="22"/>
                  </w:rPr>
                </w:rPrChange>
              </w:rPr>
              <w:tab/>
            </w:r>
            <w:r w:rsidR="00D810EA" w:rsidRPr="00B55982" w:rsidDel="00B55982">
              <w:rPr>
                <w:rStyle w:val="Hyperlink"/>
                <w:rPrChange w:id="829" w:author="Cláudio Nóbrega" w:date="2020-07-18T10:58:00Z">
                  <w:rPr>
                    <w:rStyle w:val="Hyperlink"/>
                  </w:rPr>
                </w:rPrChange>
              </w:rPr>
              <w:delText>CONSIDERAÇÕES FINAIS</w:delText>
            </w:r>
            <w:r w:rsidR="00D810EA" w:rsidRPr="00B55982" w:rsidDel="00B55982">
              <w:rPr>
                <w:webHidden/>
                <w:rPrChange w:id="830" w:author="Cláudio Nóbrega" w:date="2020-07-18T10:58:00Z">
                  <w:rPr>
                    <w:webHidden/>
                  </w:rPr>
                </w:rPrChange>
              </w:rPr>
              <w:tab/>
            </w:r>
            <w:r w:rsidR="00D810EA" w:rsidRPr="00B55982" w:rsidDel="00B55982">
              <w:rPr>
                <w:webHidden/>
                <w:rPrChange w:id="831" w:author="Cláudio Nóbrega" w:date="2020-07-18T10:58:00Z">
                  <w:rPr>
                    <w:webHidden/>
                  </w:rPr>
                </w:rPrChange>
              </w:rPr>
              <w:fldChar w:fldCharType="begin"/>
            </w:r>
            <w:r w:rsidR="00D810EA" w:rsidRPr="00B55982" w:rsidDel="00B55982">
              <w:rPr>
                <w:webHidden/>
                <w:rPrChange w:id="832" w:author="Cláudio Nóbrega" w:date="2020-07-18T10:58:00Z">
                  <w:rPr>
                    <w:webHidden/>
                  </w:rPr>
                </w:rPrChange>
              </w:rPr>
              <w:delInstrText xml:space="preserve"> PAGEREF _Toc45712440 \h </w:delInstrText>
            </w:r>
            <w:r w:rsidR="00D810EA" w:rsidRPr="00B55982" w:rsidDel="00B55982">
              <w:rPr>
                <w:webHidden/>
                <w:rPrChange w:id="833" w:author="Cláudio Nóbrega" w:date="2020-07-18T10:58:00Z">
                  <w:rPr>
                    <w:webHidden/>
                  </w:rPr>
                </w:rPrChange>
              </w:rPr>
              <w:fldChar w:fldCharType="separate"/>
            </w:r>
            <w:r w:rsidR="00CA4BEB" w:rsidRPr="00B55982" w:rsidDel="00B55982">
              <w:rPr>
                <w:webHidden/>
                <w:rPrChange w:id="834" w:author="Cláudio Nóbrega" w:date="2020-07-18T10:58:00Z">
                  <w:rPr>
                    <w:webHidden/>
                  </w:rPr>
                </w:rPrChange>
              </w:rPr>
              <w:delText>13</w:delText>
            </w:r>
            <w:r w:rsidR="00D810EA" w:rsidRPr="00B55982" w:rsidDel="00B55982">
              <w:rPr>
                <w:webHidden/>
                <w:rPrChange w:id="835" w:author="Cláudio Nóbrega" w:date="2020-07-18T10:58:00Z">
                  <w:rPr>
                    <w:webHidden/>
                  </w:rPr>
                </w:rPrChange>
              </w:rPr>
              <w:fldChar w:fldCharType="end"/>
            </w:r>
            <w:r w:rsidRPr="00B55982" w:rsidDel="00B55982">
              <w:rPr>
                <w:rPrChange w:id="836" w:author="Cláudio Nóbrega" w:date="2020-07-18T10:58:00Z">
                  <w:rPr/>
                </w:rPrChange>
              </w:rPr>
              <w:fldChar w:fldCharType="end"/>
            </w:r>
          </w:del>
        </w:p>
        <w:p w14:paraId="234AB6F5" w14:textId="64FB3492" w:rsidR="00D810EA" w:rsidRPr="00B55982" w:rsidDel="00B55982" w:rsidRDefault="00B55982">
          <w:pPr>
            <w:pStyle w:val="Sumrio1"/>
            <w:rPr>
              <w:del w:id="837" w:author="Cláudio Nóbrega" w:date="2020-07-18T10:57:00Z"/>
              <w:rFonts w:eastAsiaTheme="minorEastAsia"/>
              <w:bCs w:val="0"/>
              <w:sz w:val="22"/>
              <w:szCs w:val="22"/>
              <w:rPrChange w:id="838" w:author="Cláudio Nóbrega" w:date="2020-07-18T10:58:00Z">
                <w:rPr>
                  <w:del w:id="839" w:author="Cláudio Nóbrega" w:date="2020-07-18T10:57:00Z"/>
                  <w:rFonts w:eastAsiaTheme="minorEastAsia"/>
                  <w:bCs w:val="0"/>
                  <w:sz w:val="22"/>
                  <w:szCs w:val="22"/>
                </w:rPr>
              </w:rPrChange>
            </w:rPr>
          </w:pPr>
          <w:del w:id="840" w:author="Cláudio Nóbrega" w:date="2020-07-18T10:57:00Z">
            <w:r w:rsidRPr="00B55982" w:rsidDel="00B55982">
              <w:rPr>
                <w:rPrChange w:id="841" w:author="Cláudio Nóbrega" w:date="2020-07-18T10:58:00Z">
                  <w:rPr/>
                </w:rPrChange>
              </w:rPr>
              <w:fldChar w:fldCharType="begin"/>
            </w:r>
            <w:r w:rsidRPr="00B55982" w:rsidDel="00B55982">
              <w:rPr>
                <w:rPrChange w:id="842" w:author="Cláudio Nóbrega" w:date="2020-07-18T10:58:00Z">
                  <w:rPr/>
                </w:rPrChange>
              </w:rPr>
              <w:delInstrText xml:space="preserve"> HYPERLINK \l "_Toc45712441" </w:delInstrText>
            </w:r>
            <w:r w:rsidRPr="00B55982" w:rsidDel="00B55982">
              <w:rPr>
                <w:rPrChange w:id="843" w:author="Cláudio Nóbrega" w:date="2020-07-18T10:58:00Z">
                  <w:rPr/>
                </w:rPrChange>
              </w:rPr>
              <w:fldChar w:fldCharType="separate"/>
            </w:r>
          </w:del>
          <w:ins w:id="844" w:author="Cláudio Nóbrega" w:date="2020-07-18T11:10:00Z">
            <w:r w:rsidR="00805346">
              <w:rPr>
                <w:b/>
                <w:bCs w:val="0"/>
              </w:rPr>
              <w:t>Erro! A referência de hiperlink não é válida.</w:t>
            </w:r>
          </w:ins>
          <w:del w:id="845" w:author="Cláudio Nóbrega" w:date="2020-07-18T10:57:00Z">
            <w:r w:rsidR="00D810EA" w:rsidRPr="00B55982" w:rsidDel="00B55982">
              <w:rPr>
                <w:rStyle w:val="Hyperlink"/>
                <w:rPrChange w:id="846" w:author="Cláudio Nóbrega" w:date="2020-07-18T10:58:00Z">
                  <w:rPr>
                    <w:rStyle w:val="Hyperlink"/>
                  </w:rPr>
                </w:rPrChange>
              </w:rPr>
              <w:delText>REFERÊNCIAS</w:delText>
            </w:r>
            <w:r w:rsidR="00D810EA" w:rsidRPr="00B55982" w:rsidDel="00B55982">
              <w:rPr>
                <w:webHidden/>
                <w:rPrChange w:id="847" w:author="Cláudio Nóbrega" w:date="2020-07-18T10:58:00Z">
                  <w:rPr>
                    <w:webHidden/>
                  </w:rPr>
                </w:rPrChange>
              </w:rPr>
              <w:tab/>
            </w:r>
            <w:r w:rsidR="00D810EA" w:rsidRPr="00B55982" w:rsidDel="00B55982">
              <w:rPr>
                <w:webHidden/>
                <w:rPrChange w:id="848" w:author="Cláudio Nóbrega" w:date="2020-07-18T10:58:00Z">
                  <w:rPr>
                    <w:webHidden/>
                  </w:rPr>
                </w:rPrChange>
              </w:rPr>
              <w:fldChar w:fldCharType="begin"/>
            </w:r>
            <w:r w:rsidR="00D810EA" w:rsidRPr="00B55982" w:rsidDel="00B55982">
              <w:rPr>
                <w:webHidden/>
                <w:rPrChange w:id="849" w:author="Cláudio Nóbrega" w:date="2020-07-18T10:58:00Z">
                  <w:rPr>
                    <w:webHidden/>
                  </w:rPr>
                </w:rPrChange>
              </w:rPr>
              <w:delInstrText xml:space="preserve"> PAGEREF _Toc45712441 \h </w:delInstrText>
            </w:r>
            <w:r w:rsidR="00D810EA" w:rsidRPr="00B55982" w:rsidDel="00B55982">
              <w:rPr>
                <w:webHidden/>
                <w:rPrChange w:id="850" w:author="Cláudio Nóbrega" w:date="2020-07-18T10:58:00Z">
                  <w:rPr>
                    <w:webHidden/>
                  </w:rPr>
                </w:rPrChange>
              </w:rPr>
              <w:fldChar w:fldCharType="separate"/>
            </w:r>
            <w:r w:rsidR="00CA4BEB" w:rsidRPr="00B55982" w:rsidDel="00B55982">
              <w:rPr>
                <w:webHidden/>
                <w:rPrChange w:id="851" w:author="Cláudio Nóbrega" w:date="2020-07-18T10:58:00Z">
                  <w:rPr>
                    <w:webHidden/>
                  </w:rPr>
                </w:rPrChange>
              </w:rPr>
              <w:delText>14</w:delText>
            </w:r>
            <w:r w:rsidR="00D810EA" w:rsidRPr="00B55982" w:rsidDel="00B55982">
              <w:rPr>
                <w:webHidden/>
                <w:rPrChange w:id="852" w:author="Cláudio Nóbrega" w:date="2020-07-18T10:58:00Z">
                  <w:rPr>
                    <w:webHidden/>
                  </w:rPr>
                </w:rPrChange>
              </w:rPr>
              <w:fldChar w:fldCharType="end"/>
            </w:r>
            <w:r w:rsidRPr="00B55982" w:rsidDel="00B55982">
              <w:rPr>
                <w:rPrChange w:id="853" w:author="Cláudio Nóbrega" w:date="2020-07-18T10:58:00Z">
                  <w:rPr/>
                </w:rPrChange>
              </w:rPr>
              <w:fldChar w:fldCharType="end"/>
            </w:r>
          </w:del>
        </w:p>
        <w:p w14:paraId="04599D50" w14:textId="29302D9A" w:rsidR="00D810EA" w:rsidRPr="00B55982" w:rsidDel="00B55982" w:rsidRDefault="00B55982">
          <w:pPr>
            <w:pStyle w:val="Sumrio1"/>
            <w:rPr>
              <w:del w:id="854" w:author="Cláudio Nóbrega" w:date="2020-07-18T10:57:00Z"/>
              <w:rFonts w:eastAsiaTheme="minorEastAsia"/>
              <w:bCs w:val="0"/>
              <w:sz w:val="22"/>
              <w:szCs w:val="22"/>
              <w:rPrChange w:id="855" w:author="Cláudio Nóbrega" w:date="2020-07-18T10:58:00Z">
                <w:rPr>
                  <w:del w:id="856" w:author="Cláudio Nóbrega" w:date="2020-07-18T10:57:00Z"/>
                  <w:rFonts w:eastAsiaTheme="minorEastAsia"/>
                  <w:bCs w:val="0"/>
                  <w:sz w:val="22"/>
                  <w:szCs w:val="22"/>
                </w:rPr>
              </w:rPrChange>
            </w:rPr>
          </w:pPr>
          <w:del w:id="857" w:author="Cláudio Nóbrega" w:date="2020-07-18T10:57:00Z">
            <w:r w:rsidRPr="00B55982" w:rsidDel="00B55982">
              <w:rPr>
                <w:rPrChange w:id="858" w:author="Cláudio Nóbrega" w:date="2020-07-18T10:58:00Z">
                  <w:rPr/>
                </w:rPrChange>
              </w:rPr>
              <w:fldChar w:fldCharType="begin"/>
            </w:r>
            <w:r w:rsidRPr="00B55982" w:rsidDel="00B55982">
              <w:rPr>
                <w:rPrChange w:id="859" w:author="Cláudio Nóbrega" w:date="2020-07-18T10:58:00Z">
                  <w:rPr/>
                </w:rPrChange>
              </w:rPr>
              <w:delInstrText xml:space="preserve"> HYPERLINK \l "_Toc45712442" </w:delInstrText>
            </w:r>
            <w:r w:rsidRPr="00B55982" w:rsidDel="00B55982">
              <w:rPr>
                <w:rPrChange w:id="860" w:author="Cláudio Nóbrega" w:date="2020-07-18T10:58:00Z">
                  <w:rPr/>
                </w:rPrChange>
              </w:rPr>
              <w:fldChar w:fldCharType="separate"/>
            </w:r>
          </w:del>
          <w:ins w:id="861" w:author="Cláudio Nóbrega" w:date="2020-07-18T11:10:00Z">
            <w:r w:rsidR="00805346">
              <w:rPr>
                <w:b/>
                <w:bCs w:val="0"/>
              </w:rPr>
              <w:t>Erro! A referência de hiperlink não é válida.</w:t>
            </w:r>
          </w:ins>
          <w:del w:id="862" w:author="Cláudio Nóbrega" w:date="2020-07-18T10:57:00Z">
            <w:r w:rsidR="00D810EA" w:rsidRPr="00B55982" w:rsidDel="00B55982">
              <w:rPr>
                <w:rStyle w:val="Hyperlink"/>
                <w:rPrChange w:id="863" w:author="Cláudio Nóbrega" w:date="2020-07-18T10:58:00Z">
                  <w:rPr>
                    <w:rStyle w:val="Hyperlink"/>
                  </w:rPr>
                </w:rPrChange>
              </w:rPr>
              <w:delText>ANEXOS</w:delText>
            </w:r>
            <w:r w:rsidR="00D810EA" w:rsidRPr="00B55982" w:rsidDel="00B55982">
              <w:rPr>
                <w:webHidden/>
                <w:rPrChange w:id="864" w:author="Cláudio Nóbrega" w:date="2020-07-18T10:58:00Z">
                  <w:rPr>
                    <w:webHidden/>
                  </w:rPr>
                </w:rPrChange>
              </w:rPr>
              <w:tab/>
            </w:r>
            <w:r w:rsidR="00D810EA" w:rsidRPr="00B55982" w:rsidDel="00B55982">
              <w:rPr>
                <w:webHidden/>
                <w:rPrChange w:id="865" w:author="Cláudio Nóbrega" w:date="2020-07-18T10:58:00Z">
                  <w:rPr>
                    <w:webHidden/>
                  </w:rPr>
                </w:rPrChange>
              </w:rPr>
              <w:fldChar w:fldCharType="begin"/>
            </w:r>
            <w:r w:rsidR="00D810EA" w:rsidRPr="00B55982" w:rsidDel="00B55982">
              <w:rPr>
                <w:webHidden/>
                <w:rPrChange w:id="866" w:author="Cláudio Nóbrega" w:date="2020-07-18T10:58:00Z">
                  <w:rPr>
                    <w:webHidden/>
                  </w:rPr>
                </w:rPrChange>
              </w:rPr>
              <w:delInstrText xml:space="preserve"> PAGEREF _Toc45712442 \h </w:delInstrText>
            </w:r>
            <w:r w:rsidR="00D810EA" w:rsidRPr="00B55982" w:rsidDel="00B55982">
              <w:rPr>
                <w:webHidden/>
                <w:rPrChange w:id="867" w:author="Cláudio Nóbrega" w:date="2020-07-18T10:58:00Z">
                  <w:rPr>
                    <w:webHidden/>
                  </w:rPr>
                </w:rPrChange>
              </w:rPr>
              <w:fldChar w:fldCharType="separate"/>
            </w:r>
            <w:r w:rsidR="00CA4BEB" w:rsidRPr="00B55982" w:rsidDel="00B55982">
              <w:rPr>
                <w:webHidden/>
                <w:rPrChange w:id="868" w:author="Cláudio Nóbrega" w:date="2020-07-18T10:58:00Z">
                  <w:rPr>
                    <w:webHidden/>
                  </w:rPr>
                </w:rPrChange>
              </w:rPr>
              <w:delText>16</w:delText>
            </w:r>
            <w:r w:rsidR="00D810EA" w:rsidRPr="00B55982" w:rsidDel="00B55982">
              <w:rPr>
                <w:webHidden/>
                <w:rPrChange w:id="869" w:author="Cláudio Nóbrega" w:date="2020-07-18T10:58:00Z">
                  <w:rPr>
                    <w:webHidden/>
                  </w:rPr>
                </w:rPrChange>
              </w:rPr>
              <w:fldChar w:fldCharType="end"/>
            </w:r>
            <w:r w:rsidRPr="00B55982" w:rsidDel="00B55982">
              <w:rPr>
                <w:rPrChange w:id="870" w:author="Cláudio Nóbrega" w:date="2020-07-18T10:58:00Z">
                  <w:rPr/>
                </w:rPrChange>
              </w:rPr>
              <w:fldChar w:fldCharType="end"/>
            </w:r>
          </w:del>
        </w:p>
        <w:p w14:paraId="24FFF868" w14:textId="7CF4C466" w:rsidR="0000385C" w:rsidRPr="00B55982" w:rsidRDefault="0000385C">
          <w:pPr>
            <w:rPr>
              <w:rFonts w:ascii="Times New Roman" w:hAnsi="Times New Roman"/>
              <w:rPrChange w:id="871" w:author="Cláudio Nóbrega" w:date="2020-07-18T10:58:00Z">
                <w:rPr/>
              </w:rPrChange>
            </w:rPr>
          </w:pPr>
          <w:r w:rsidRPr="00B55982">
            <w:rPr>
              <w:rFonts w:ascii="Times New Roman" w:hAnsi="Times New Roman"/>
              <w:b/>
              <w:bCs/>
              <w:rPrChange w:id="872" w:author="Cláudio Nóbrega" w:date="2020-07-18T10:58:00Z">
                <w:rPr>
                  <w:rFonts w:ascii="Times New Roman" w:hAnsi="Times New Roman"/>
                  <w:b/>
                  <w:bCs/>
                </w:rPr>
              </w:rPrChange>
            </w:rPr>
            <w:fldChar w:fldCharType="end"/>
          </w:r>
        </w:p>
      </w:sdtContent>
    </w:sdt>
    <w:p w14:paraId="6CDB6FD5" w14:textId="7D791AC0" w:rsidR="00406176" w:rsidRDefault="00406176" w:rsidP="00A3683C"/>
    <w:p w14:paraId="2A042CDD" w14:textId="083CFF67" w:rsidR="00406176" w:rsidRDefault="00406176" w:rsidP="00A3683C"/>
    <w:p w14:paraId="271EB63C" w14:textId="3CB9700B" w:rsidR="00406176" w:rsidRDefault="00406176" w:rsidP="00A3683C"/>
    <w:p w14:paraId="310C3216" w14:textId="291CC0DD" w:rsidR="0000385C" w:rsidRDefault="0000385C" w:rsidP="00A3683C"/>
    <w:p w14:paraId="4F1FB37A" w14:textId="0E353D52" w:rsidR="0000385C" w:rsidRDefault="0000385C" w:rsidP="00A3683C"/>
    <w:p w14:paraId="2B7E18C7" w14:textId="1F8967A8" w:rsidR="0000385C" w:rsidRDefault="0000385C" w:rsidP="00A3683C"/>
    <w:p w14:paraId="755A57F1" w14:textId="25ECB66F" w:rsidR="0000385C" w:rsidRDefault="0000385C" w:rsidP="00A3683C"/>
    <w:p w14:paraId="051F79CC" w14:textId="239046CD" w:rsidR="0000385C" w:rsidRDefault="0000385C" w:rsidP="00A3683C"/>
    <w:p w14:paraId="70F8E915" w14:textId="1812B6D4" w:rsidR="0000385C" w:rsidRDefault="0000385C" w:rsidP="00A3683C"/>
    <w:p w14:paraId="20FCA195" w14:textId="16CF9E4F" w:rsidR="0000385C" w:rsidRDefault="0000385C" w:rsidP="00A3683C"/>
    <w:p w14:paraId="35F8F39F" w14:textId="73D0D2C6" w:rsidR="0000385C" w:rsidRDefault="0000385C" w:rsidP="00A3683C">
      <w:pPr>
        <w:rPr>
          <w:ins w:id="873" w:author="Cláudio Nóbrega" w:date="2020-07-18T11:07:00Z"/>
        </w:rPr>
      </w:pPr>
    </w:p>
    <w:p w14:paraId="2D32F5D5" w14:textId="170DC89E" w:rsidR="005D458E" w:rsidRDefault="005D458E" w:rsidP="00A3683C">
      <w:pPr>
        <w:rPr>
          <w:ins w:id="874" w:author="Cláudio Nóbrega" w:date="2020-07-18T11:07:00Z"/>
        </w:rPr>
      </w:pPr>
    </w:p>
    <w:p w14:paraId="06D61FE2" w14:textId="5F91C358" w:rsidR="005D458E" w:rsidRDefault="005D458E" w:rsidP="00A3683C">
      <w:pPr>
        <w:rPr>
          <w:ins w:id="875" w:author="Cláudio Nóbrega" w:date="2020-07-18T11:07:00Z"/>
        </w:rPr>
      </w:pPr>
    </w:p>
    <w:p w14:paraId="75FFE12E" w14:textId="746E9639" w:rsidR="005D458E" w:rsidRDefault="005D458E" w:rsidP="00A3683C">
      <w:pPr>
        <w:rPr>
          <w:ins w:id="876" w:author="Cláudio Nóbrega" w:date="2020-07-18T11:07:00Z"/>
        </w:rPr>
      </w:pPr>
    </w:p>
    <w:p w14:paraId="5185F3EE" w14:textId="77777777" w:rsidR="005D458E" w:rsidRDefault="005D458E" w:rsidP="00A3683C"/>
    <w:p w14:paraId="62D4602D" w14:textId="2B92CCE3" w:rsidR="0000385C" w:rsidDel="005D458E" w:rsidRDefault="0000385C" w:rsidP="00A3683C">
      <w:pPr>
        <w:rPr>
          <w:del w:id="877" w:author="Cláudio Nóbrega" w:date="2020-07-18T11:04:00Z"/>
        </w:rPr>
      </w:pPr>
      <w:bookmarkStart w:id="878" w:name="_Toc45963009"/>
      <w:bookmarkEnd w:id="878"/>
    </w:p>
    <w:p w14:paraId="5E393169" w14:textId="39CAF8CE" w:rsidR="0000385C" w:rsidDel="005D458E" w:rsidRDefault="0000385C" w:rsidP="00A3683C">
      <w:pPr>
        <w:rPr>
          <w:del w:id="879" w:author="Cláudio Nóbrega" w:date="2020-07-18T11:04:00Z"/>
        </w:rPr>
      </w:pPr>
      <w:bookmarkStart w:id="880" w:name="_Toc45963010"/>
      <w:bookmarkEnd w:id="880"/>
    </w:p>
    <w:p w14:paraId="2FE32D89" w14:textId="3AB7D698" w:rsidR="00406176" w:rsidRPr="00A3683C" w:rsidDel="005D458E" w:rsidRDefault="00406176" w:rsidP="00A3683C">
      <w:pPr>
        <w:rPr>
          <w:del w:id="881" w:author="Cláudio Nóbrega" w:date="2020-07-18T11:04:00Z"/>
        </w:rPr>
      </w:pPr>
      <w:bookmarkStart w:id="882" w:name="_Toc45963011"/>
      <w:bookmarkEnd w:id="882"/>
    </w:p>
    <w:p w14:paraId="2EEEC0C3" w14:textId="77777777" w:rsidR="005515EB" w:rsidRPr="00A3683C" w:rsidRDefault="005515EB" w:rsidP="00A3683C">
      <w:pPr>
        <w:pStyle w:val="Ttulo1"/>
        <w:rPr>
          <w:rFonts w:ascii="Times New Roman" w:hAnsi="Times New Roman" w:cs="Times New Roman"/>
        </w:rPr>
      </w:pPr>
      <w:bookmarkStart w:id="883" w:name="_Toc459298929"/>
      <w:bookmarkStart w:id="884" w:name="_Toc45963012"/>
      <w:r w:rsidRPr="00A3683C">
        <w:rPr>
          <w:rFonts w:ascii="Times New Roman" w:hAnsi="Times New Roman" w:cs="Times New Roman"/>
        </w:rPr>
        <w:t>INTRODUÇÃO</w:t>
      </w:r>
      <w:bookmarkEnd w:id="883"/>
      <w:bookmarkEnd w:id="884"/>
    </w:p>
    <w:p w14:paraId="1865CFE9" w14:textId="77777777"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Atualmente na Fatec Carapicuíba os alunos conseguem informações sobre aulas e professores somente pelo site disponibilizado (SIGA e site oficial da Fatec Carapicuíba), entretanto há alunos que possuem dificuldades para realizar consultas sobre horário de aulas e professores. </w:t>
      </w:r>
    </w:p>
    <w:p w14:paraId="14E5D3AC" w14:textId="77777777"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Pensando nisso foi iniciado um projeto para que este problema seja solucionado de forma rápida e eficiente. O projeto nomeado “Fatequino”, possui esse propósito de auxiliar tanto alunos que não possuem conhecimento da instituição ex: novatos, novos professores e visitantes. Auxiliando-os e facilitando em suas buscas através de uma informação simples e rápida.  </w:t>
      </w:r>
    </w:p>
    <w:p w14:paraId="4FF61F89" w14:textId="1402E8D6"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O projeto está dividido em 6 grupos que realizarão o desenvolvimento de suas respectivas áreas: Controle, Interação</w:t>
      </w:r>
      <w:ins w:id="885" w:author="mario marques" w:date="2020-07-17T17:03:00Z">
        <w:r w:rsidR="00710E4F">
          <w:rPr>
            <w:rFonts w:ascii="Times New Roman" w:hAnsi="Times New Roman"/>
          </w:rPr>
          <w:t xml:space="preserve"> </w:t>
        </w:r>
        <w:del w:id="886" w:author="Cláudio Nóbrega" w:date="2020-07-18T10:10:00Z">
          <w:r w:rsidR="00710E4F" w:rsidDel="00036DB1">
            <w:rPr>
              <w:rFonts w:ascii="Times New Roman" w:hAnsi="Times New Roman"/>
            </w:rPr>
            <w:delText>1</w:delText>
          </w:r>
        </w:del>
      </w:ins>
      <w:del w:id="887" w:author="Cláudio Nóbrega" w:date="2020-07-18T10:10:00Z">
        <w:r w:rsidRPr="00A3683C" w:rsidDel="00036DB1">
          <w:rPr>
            <w:rFonts w:ascii="Times New Roman" w:hAnsi="Times New Roman"/>
          </w:rPr>
          <w:delText>,</w:delText>
        </w:r>
      </w:del>
      <w:ins w:id="888" w:author="mario marques" w:date="2020-07-17T17:03:00Z">
        <w:del w:id="889" w:author="Cláudio Nóbrega" w:date="2020-07-18T10:10:00Z">
          <w:r w:rsidR="00710E4F" w:rsidDel="00036DB1">
            <w:rPr>
              <w:rFonts w:ascii="Times New Roman" w:hAnsi="Times New Roman"/>
            </w:rPr>
            <w:delText xml:space="preserve"> Interacao 2</w:delText>
          </w:r>
        </w:del>
      </w:ins>
      <w:ins w:id="890" w:author="Cláudio Nóbrega" w:date="2020-07-18T10:10:00Z">
        <w:r w:rsidR="00036DB1">
          <w:rPr>
            <w:rFonts w:ascii="Times New Roman" w:hAnsi="Times New Roman"/>
          </w:rPr>
          <w:t>1</w:t>
        </w:r>
      </w:ins>
      <w:ins w:id="891" w:author="Cláudio Nóbrega" w:date="2020-07-18T10:11:00Z">
        <w:r w:rsidR="00036DB1">
          <w:rPr>
            <w:rFonts w:ascii="Times New Roman" w:hAnsi="Times New Roman"/>
          </w:rPr>
          <w:t xml:space="preserve"> e 2, </w:t>
        </w:r>
      </w:ins>
      <w:ins w:id="892" w:author="mario marques" w:date="2020-07-17T17:03:00Z">
        <w:del w:id="893" w:author="Cláudio Nóbrega" w:date="2020-07-18T10:11:00Z">
          <w:r w:rsidR="00710E4F" w:rsidDel="00036DB1">
            <w:rPr>
              <w:rFonts w:ascii="Times New Roman" w:hAnsi="Times New Roman"/>
            </w:rPr>
            <w:delText xml:space="preserve">, </w:delText>
          </w:r>
        </w:del>
      </w:ins>
      <w:del w:id="894" w:author="Cláudio Nóbrega" w:date="2020-07-18T10:11:00Z">
        <w:r w:rsidRPr="00A3683C" w:rsidDel="00036DB1">
          <w:rPr>
            <w:rFonts w:ascii="Times New Roman" w:hAnsi="Times New Roman"/>
          </w:rPr>
          <w:delText xml:space="preserve"> </w:delText>
        </w:r>
      </w:del>
      <w:r w:rsidRPr="00A3683C">
        <w:rPr>
          <w:rFonts w:ascii="Times New Roman" w:hAnsi="Times New Roman"/>
        </w:rPr>
        <w:t>Mecânica 1 e 2, Visão e Web.</w:t>
      </w:r>
    </w:p>
    <w:p w14:paraId="3024B17F" w14:textId="77777777" w:rsidR="00BD2D35" w:rsidRPr="00A3683C" w:rsidRDefault="00BD2D35" w:rsidP="00A3683C">
      <w:pPr>
        <w:spacing w:after="120"/>
        <w:ind w:firstLine="709"/>
        <w:contextualSpacing/>
        <w:rPr>
          <w:rFonts w:ascii="Times New Roman" w:hAnsi="Times New Roman"/>
        </w:rPr>
      </w:pPr>
      <w:r w:rsidRPr="00A3683C">
        <w:rPr>
          <w:rFonts w:ascii="Times New Roman" w:hAnsi="Times New Roman"/>
        </w:rPr>
        <w:t>Neste artigo falaremos sobre a parte de visão, nosso objetivo principal é realizar reconhecimento facial de pessoas e objetos, a fim de que seja alcançado o resultado estipulado pelo Fatequino.</w:t>
      </w:r>
    </w:p>
    <w:p w14:paraId="0ABA301A" w14:textId="3B5AB1C2" w:rsidR="00457C03" w:rsidRDefault="00457C03" w:rsidP="00A3683C">
      <w:pPr>
        <w:spacing w:after="120"/>
        <w:ind w:firstLine="709"/>
        <w:contextualSpacing/>
        <w:rPr>
          <w:ins w:id="895" w:author="Cláudio Nóbrega" w:date="2020-07-18T10:39:00Z"/>
          <w:rFonts w:ascii="Times New Roman" w:hAnsi="Times New Roman"/>
        </w:rPr>
      </w:pPr>
    </w:p>
    <w:p w14:paraId="21622550" w14:textId="530AFC0B" w:rsidR="00BA2BFD" w:rsidRDefault="00BA2BFD" w:rsidP="00A3683C">
      <w:pPr>
        <w:spacing w:after="120"/>
        <w:ind w:firstLine="709"/>
        <w:contextualSpacing/>
        <w:rPr>
          <w:ins w:id="896" w:author="Cláudio Nóbrega" w:date="2020-07-18T10:39:00Z"/>
          <w:rFonts w:ascii="Times New Roman" w:hAnsi="Times New Roman"/>
        </w:rPr>
      </w:pPr>
    </w:p>
    <w:p w14:paraId="6774114E" w14:textId="3ED585BB" w:rsidR="00BA2BFD" w:rsidRDefault="00BA2BFD" w:rsidP="00A3683C">
      <w:pPr>
        <w:spacing w:after="120"/>
        <w:ind w:firstLine="709"/>
        <w:contextualSpacing/>
        <w:rPr>
          <w:ins w:id="897" w:author="Cláudio Nóbrega" w:date="2020-07-18T10:39:00Z"/>
          <w:rFonts w:ascii="Times New Roman" w:hAnsi="Times New Roman"/>
        </w:rPr>
      </w:pPr>
    </w:p>
    <w:p w14:paraId="20783C17" w14:textId="4BD62E16" w:rsidR="00BA2BFD" w:rsidRDefault="00BA2BFD" w:rsidP="00A3683C">
      <w:pPr>
        <w:spacing w:after="120"/>
        <w:ind w:firstLine="709"/>
        <w:contextualSpacing/>
        <w:rPr>
          <w:ins w:id="898" w:author="Cláudio Nóbrega" w:date="2020-07-18T10:39:00Z"/>
          <w:rFonts w:ascii="Times New Roman" w:hAnsi="Times New Roman"/>
        </w:rPr>
      </w:pPr>
    </w:p>
    <w:p w14:paraId="72B2D310" w14:textId="7A1B26E7" w:rsidR="00BA2BFD" w:rsidRDefault="00BA2BFD" w:rsidP="00A3683C">
      <w:pPr>
        <w:spacing w:after="120"/>
        <w:ind w:firstLine="709"/>
        <w:contextualSpacing/>
        <w:rPr>
          <w:ins w:id="899" w:author="Cláudio Nóbrega" w:date="2020-07-18T10:39:00Z"/>
          <w:rFonts w:ascii="Times New Roman" w:hAnsi="Times New Roman"/>
        </w:rPr>
      </w:pPr>
    </w:p>
    <w:p w14:paraId="7EB0764F" w14:textId="6478758B" w:rsidR="00BA2BFD" w:rsidRDefault="00BA2BFD" w:rsidP="00A3683C">
      <w:pPr>
        <w:spacing w:after="120"/>
        <w:ind w:firstLine="709"/>
        <w:contextualSpacing/>
        <w:rPr>
          <w:ins w:id="900" w:author="Cláudio Nóbrega" w:date="2020-07-18T10:39:00Z"/>
          <w:rFonts w:ascii="Times New Roman" w:hAnsi="Times New Roman"/>
        </w:rPr>
      </w:pPr>
    </w:p>
    <w:p w14:paraId="7C423148" w14:textId="5A157D8D" w:rsidR="00BA2BFD" w:rsidRDefault="00BA2BFD" w:rsidP="00A3683C">
      <w:pPr>
        <w:spacing w:after="120"/>
        <w:ind w:firstLine="709"/>
        <w:contextualSpacing/>
        <w:rPr>
          <w:ins w:id="901" w:author="Cláudio Nóbrega" w:date="2020-07-18T10:39:00Z"/>
          <w:rFonts w:ascii="Times New Roman" w:hAnsi="Times New Roman"/>
        </w:rPr>
      </w:pPr>
    </w:p>
    <w:p w14:paraId="057E6DA8" w14:textId="0F29C9DF" w:rsidR="00BA2BFD" w:rsidRDefault="00BA2BFD" w:rsidP="00A3683C">
      <w:pPr>
        <w:spacing w:after="120"/>
        <w:ind w:firstLine="709"/>
        <w:contextualSpacing/>
        <w:rPr>
          <w:ins w:id="902" w:author="Cláudio Nóbrega" w:date="2020-07-18T10:39:00Z"/>
          <w:rFonts w:ascii="Times New Roman" w:hAnsi="Times New Roman"/>
        </w:rPr>
      </w:pPr>
    </w:p>
    <w:p w14:paraId="51321EFE" w14:textId="6E05C8E0" w:rsidR="00BA2BFD" w:rsidRDefault="00BA2BFD" w:rsidP="00A3683C">
      <w:pPr>
        <w:spacing w:after="120"/>
        <w:ind w:firstLine="709"/>
        <w:contextualSpacing/>
        <w:rPr>
          <w:ins w:id="903" w:author="Cláudio Nóbrega" w:date="2020-07-18T10:39:00Z"/>
          <w:rFonts w:ascii="Times New Roman" w:hAnsi="Times New Roman"/>
        </w:rPr>
      </w:pPr>
    </w:p>
    <w:p w14:paraId="6EF8189B" w14:textId="161D6C0A" w:rsidR="00BA2BFD" w:rsidRDefault="00BA2BFD" w:rsidP="00A3683C">
      <w:pPr>
        <w:spacing w:after="120"/>
        <w:ind w:firstLine="709"/>
        <w:contextualSpacing/>
        <w:rPr>
          <w:ins w:id="904" w:author="Cláudio Nóbrega" w:date="2020-07-18T10:39:00Z"/>
          <w:rFonts w:ascii="Times New Roman" w:hAnsi="Times New Roman"/>
        </w:rPr>
      </w:pPr>
    </w:p>
    <w:p w14:paraId="01C66C44" w14:textId="4C9B7672" w:rsidR="00BA2BFD" w:rsidRDefault="00BA2BFD" w:rsidP="00A3683C">
      <w:pPr>
        <w:spacing w:after="120"/>
        <w:ind w:firstLine="709"/>
        <w:contextualSpacing/>
        <w:rPr>
          <w:ins w:id="905" w:author="Cláudio Nóbrega" w:date="2020-07-18T10:39:00Z"/>
          <w:rFonts w:ascii="Times New Roman" w:hAnsi="Times New Roman"/>
        </w:rPr>
      </w:pPr>
    </w:p>
    <w:p w14:paraId="031BC8D6" w14:textId="140FA0EA" w:rsidR="00BA2BFD" w:rsidRDefault="00BA2BFD" w:rsidP="00A3683C">
      <w:pPr>
        <w:spacing w:after="120"/>
        <w:ind w:firstLine="709"/>
        <w:contextualSpacing/>
        <w:rPr>
          <w:ins w:id="906" w:author="Cláudio Nóbrega" w:date="2020-07-18T10:39:00Z"/>
          <w:rFonts w:ascii="Times New Roman" w:hAnsi="Times New Roman"/>
        </w:rPr>
      </w:pPr>
    </w:p>
    <w:p w14:paraId="369CDD4B" w14:textId="5F547E8E" w:rsidR="00BA2BFD" w:rsidRDefault="00BA2BFD" w:rsidP="00A3683C">
      <w:pPr>
        <w:spacing w:after="120"/>
        <w:ind w:firstLine="709"/>
        <w:contextualSpacing/>
        <w:rPr>
          <w:ins w:id="907" w:author="Cláudio Nóbrega" w:date="2020-07-18T10:39:00Z"/>
          <w:rFonts w:ascii="Times New Roman" w:hAnsi="Times New Roman"/>
        </w:rPr>
      </w:pPr>
    </w:p>
    <w:p w14:paraId="4787F882" w14:textId="1AEBC89B" w:rsidR="00BA2BFD" w:rsidRDefault="00BA2BFD" w:rsidP="00A3683C">
      <w:pPr>
        <w:spacing w:after="120"/>
        <w:ind w:firstLine="709"/>
        <w:contextualSpacing/>
        <w:rPr>
          <w:ins w:id="908" w:author="Cláudio Nóbrega" w:date="2020-07-18T11:07:00Z"/>
          <w:rFonts w:ascii="Times New Roman" w:hAnsi="Times New Roman"/>
        </w:rPr>
      </w:pPr>
    </w:p>
    <w:p w14:paraId="627B9F4C" w14:textId="3B9B2145" w:rsidR="005D458E" w:rsidRDefault="005D458E" w:rsidP="00A3683C">
      <w:pPr>
        <w:spacing w:after="120"/>
        <w:ind w:firstLine="709"/>
        <w:contextualSpacing/>
        <w:rPr>
          <w:ins w:id="909" w:author="Cláudio Nóbrega" w:date="2020-07-18T11:07:00Z"/>
          <w:rFonts w:ascii="Times New Roman" w:hAnsi="Times New Roman"/>
        </w:rPr>
      </w:pPr>
    </w:p>
    <w:p w14:paraId="495814CE" w14:textId="77777777" w:rsidR="005D458E" w:rsidRPr="00A3683C" w:rsidRDefault="005D458E" w:rsidP="00A3683C">
      <w:pPr>
        <w:spacing w:after="120"/>
        <w:ind w:firstLine="709"/>
        <w:contextualSpacing/>
        <w:rPr>
          <w:rFonts w:ascii="Times New Roman" w:hAnsi="Times New Roman"/>
        </w:rPr>
      </w:pPr>
    </w:p>
    <w:p w14:paraId="23D41C8E" w14:textId="77777777" w:rsidR="002029EA" w:rsidRPr="00A3683C" w:rsidRDefault="00070A47" w:rsidP="00A3683C">
      <w:pPr>
        <w:pStyle w:val="Ttulo1"/>
        <w:spacing w:before="240" w:after="120"/>
        <w:ind w:left="0" w:firstLine="0"/>
        <w:rPr>
          <w:rFonts w:ascii="Times New Roman" w:hAnsi="Times New Roman" w:cs="Times New Roman"/>
        </w:rPr>
      </w:pPr>
      <w:bookmarkStart w:id="910" w:name="_Toc45963013"/>
      <w:r w:rsidRPr="00A3683C">
        <w:rPr>
          <w:rFonts w:ascii="Times New Roman" w:hAnsi="Times New Roman" w:cs="Times New Roman"/>
        </w:rPr>
        <w:lastRenderedPageBreak/>
        <w:t>FUNDAMENTAÇÃO TEÓRICA</w:t>
      </w:r>
      <w:bookmarkEnd w:id="910"/>
    </w:p>
    <w:p w14:paraId="1B583587" w14:textId="69C80D58" w:rsidR="00457C03" w:rsidRPr="00A3683C" w:rsidRDefault="00457C03" w:rsidP="00A3683C">
      <w:pPr>
        <w:ind w:firstLine="709"/>
        <w:rPr>
          <w:rFonts w:ascii="Times New Roman" w:hAnsi="Times New Roman"/>
        </w:rPr>
      </w:pPr>
      <w:r w:rsidRPr="00A3683C">
        <w:rPr>
          <w:rFonts w:ascii="Times New Roman" w:hAnsi="Times New Roman"/>
        </w:rPr>
        <w:t>Utilizamos dos arquivos anteriores disponibilizados no Trello</w:t>
      </w:r>
      <w:r w:rsidR="00AB7233" w:rsidRPr="00A3683C">
        <w:rPr>
          <w:rFonts w:ascii="Times New Roman" w:hAnsi="Times New Roman"/>
        </w:rPr>
        <w:t>,</w:t>
      </w:r>
      <w:r w:rsidRPr="00A3683C">
        <w:rPr>
          <w:rFonts w:ascii="Times New Roman" w:hAnsi="Times New Roman"/>
        </w:rPr>
        <w:t xml:space="preserve"> Google Drive </w:t>
      </w:r>
      <w:r w:rsidR="00AB7233" w:rsidRPr="00A3683C">
        <w:rPr>
          <w:rFonts w:ascii="Times New Roman" w:hAnsi="Times New Roman"/>
        </w:rPr>
        <w:t xml:space="preserve">e GitHub </w:t>
      </w:r>
      <w:r w:rsidRPr="00A3683C">
        <w:rPr>
          <w:rFonts w:ascii="Times New Roman" w:hAnsi="Times New Roman"/>
        </w:rPr>
        <w:t>para maior entendimento do que deveria ser aprimorado e para o desenvolvimento utilizamos a Internet como fonte de pesquisa.</w:t>
      </w:r>
    </w:p>
    <w:p w14:paraId="220A2987" w14:textId="77777777" w:rsidR="00457C03" w:rsidRPr="00A3683C" w:rsidRDefault="00457C03" w:rsidP="00A3683C">
      <w:pPr>
        <w:ind w:firstLine="709"/>
      </w:pPr>
    </w:p>
    <w:p w14:paraId="7AE7DD55" w14:textId="77777777" w:rsidR="00457C03" w:rsidRPr="00A3683C" w:rsidRDefault="00457C03" w:rsidP="00A3683C">
      <w:pPr>
        <w:pStyle w:val="Ttulo2"/>
        <w:rPr>
          <w:rFonts w:ascii="Times New Roman" w:hAnsi="Times New Roman" w:cs="Times New Roman"/>
        </w:rPr>
      </w:pPr>
      <w:bookmarkStart w:id="911" w:name="_Toc45963014"/>
      <w:r w:rsidRPr="00A3683C">
        <w:rPr>
          <w:rFonts w:ascii="Times New Roman" w:hAnsi="Times New Roman" w:cs="Times New Roman"/>
        </w:rPr>
        <w:t>O que é segmentação</w:t>
      </w:r>
      <w:bookmarkEnd w:id="911"/>
    </w:p>
    <w:p w14:paraId="2C22F60C" w14:textId="360F3CC0" w:rsidR="00457C03" w:rsidRPr="00A3683C" w:rsidRDefault="00457C03" w:rsidP="00A3683C">
      <w:pPr>
        <w:shd w:val="clear" w:color="auto" w:fill="FFFFFF"/>
        <w:ind w:firstLine="709"/>
        <w:rPr>
          <w:rFonts w:ascii="Times New Roman" w:hAnsi="Times New Roman"/>
        </w:rPr>
      </w:pPr>
      <w:r w:rsidRPr="00A3683C">
        <w:rPr>
          <w:rFonts w:ascii="Times New Roman" w:hAnsi="Times New Roman"/>
        </w:rPr>
        <w:t>Em visão computacional, segmentação se refere ao processo de dividir uma imagem digital em múltiplas regiões (conjunto de pixels) ou objetos, com o objetivo de simplificar e/ou mudar a representação de uma imagem para facilitar a sua análise</w:t>
      </w:r>
      <w:r w:rsidR="00FB23ED">
        <w:rPr>
          <w:rFonts w:ascii="Times New Roman" w:hAnsi="Times New Roman"/>
        </w:rPr>
        <w:t xml:space="preserve"> (SALDANHA</w:t>
      </w:r>
      <w:r w:rsidR="005C735A">
        <w:rPr>
          <w:rFonts w:ascii="Times New Roman" w:hAnsi="Times New Roman"/>
        </w:rPr>
        <w:t>, 2009)</w:t>
      </w:r>
      <w:r w:rsidRPr="00A3683C">
        <w:rPr>
          <w:rFonts w:ascii="Times New Roman" w:hAnsi="Times New Roman"/>
        </w:rPr>
        <w:t>. Segmentação de imagens é tipicamente usada para localizar objetos e formas (linhas, curvas etc.) em imagens</w:t>
      </w:r>
      <w:r w:rsidR="005C735A">
        <w:rPr>
          <w:rFonts w:ascii="Times New Roman" w:hAnsi="Times New Roman"/>
        </w:rPr>
        <w:t xml:space="preserve"> (NIELSEN, 2004)</w:t>
      </w:r>
      <w:r w:rsidRPr="00A3683C">
        <w:rPr>
          <w:rFonts w:ascii="Times New Roman" w:hAnsi="Times New Roman"/>
        </w:rPr>
        <w:t>.</w:t>
      </w:r>
    </w:p>
    <w:p w14:paraId="5446010D" w14:textId="6B7329B9" w:rsidR="00457C03" w:rsidRPr="00A3683C" w:rsidRDefault="000A233F" w:rsidP="00A3683C">
      <w:pPr>
        <w:shd w:val="clear" w:color="auto" w:fill="FFFFFF"/>
        <w:ind w:firstLine="709"/>
        <w:rPr>
          <w:rFonts w:ascii="Times New Roman" w:hAnsi="Times New Roman"/>
        </w:rPr>
      </w:pPr>
      <w:r>
        <w:rPr>
          <w:rFonts w:ascii="Times New Roman" w:hAnsi="Times New Roman"/>
        </w:rPr>
        <w:t xml:space="preserve">Como </w:t>
      </w:r>
      <w:r w:rsidR="00457C03" w:rsidRPr="00A3683C">
        <w:rPr>
          <w:rFonts w:ascii="Times New Roman" w:hAnsi="Times New Roman"/>
        </w:rPr>
        <w:t>resultado</w:t>
      </w:r>
      <w:r>
        <w:rPr>
          <w:rFonts w:ascii="Times New Roman" w:hAnsi="Times New Roman"/>
        </w:rPr>
        <w:t>, é exibido um conjunto de contornos retirados da imagem após a segmentação, tendo cada pixel da região</w:t>
      </w:r>
      <w:r w:rsidR="00065555">
        <w:rPr>
          <w:rFonts w:ascii="Times New Roman" w:hAnsi="Times New Roman"/>
        </w:rPr>
        <w:t xml:space="preserve"> com menção a alguma característica ou propriedade computacional (ex. cor, textura, continuidade etc</w:t>
      </w:r>
      <w:r w:rsidR="00457C03" w:rsidRPr="00A3683C">
        <w:rPr>
          <w:rFonts w:ascii="Times New Roman" w:hAnsi="Times New Roman"/>
        </w:rPr>
        <w:t>.</w:t>
      </w:r>
      <w:r w:rsidR="00065555">
        <w:rPr>
          <w:rFonts w:ascii="Times New Roman" w:hAnsi="Times New Roman"/>
        </w:rPr>
        <w:t>).</w:t>
      </w:r>
      <w:r w:rsidR="00457C03" w:rsidRPr="00A3683C">
        <w:rPr>
          <w:rFonts w:ascii="Times New Roman" w:hAnsi="Times New Roman"/>
        </w:rPr>
        <w:t xml:space="preserve"> </w:t>
      </w:r>
      <w:r w:rsidR="00065555">
        <w:rPr>
          <w:rFonts w:ascii="Times New Roman" w:hAnsi="Times New Roman"/>
        </w:rPr>
        <w:t xml:space="preserve">Áreas próximas </w:t>
      </w:r>
      <w:r w:rsidR="00457C03" w:rsidRPr="00A3683C">
        <w:rPr>
          <w:rFonts w:ascii="Times New Roman" w:hAnsi="Times New Roman"/>
        </w:rPr>
        <w:t xml:space="preserve">devem </w:t>
      </w:r>
      <w:r w:rsidR="00065555">
        <w:rPr>
          <w:rFonts w:ascii="Times New Roman" w:hAnsi="Times New Roman"/>
        </w:rPr>
        <w:t>ter</w:t>
      </w:r>
      <w:r w:rsidR="00457C03" w:rsidRPr="00A3683C">
        <w:rPr>
          <w:rFonts w:ascii="Times New Roman" w:hAnsi="Times New Roman"/>
        </w:rPr>
        <w:t xml:space="preserve"> diferenças </w:t>
      </w:r>
      <w:r w:rsidR="00065555" w:rsidRPr="00A3683C">
        <w:rPr>
          <w:rFonts w:ascii="Times New Roman" w:hAnsi="Times New Roman"/>
        </w:rPr>
        <w:t>expressivas</w:t>
      </w:r>
      <w:r w:rsidR="00457C03" w:rsidRPr="00A3683C">
        <w:rPr>
          <w:rFonts w:ascii="Times New Roman" w:hAnsi="Times New Roman"/>
        </w:rPr>
        <w:t xml:space="preserve"> com </w:t>
      </w:r>
      <w:r w:rsidR="00065555">
        <w:rPr>
          <w:rFonts w:ascii="Times New Roman" w:hAnsi="Times New Roman"/>
        </w:rPr>
        <w:t>relação</w:t>
      </w:r>
      <w:r w:rsidR="00457C03" w:rsidRPr="00A3683C">
        <w:rPr>
          <w:rFonts w:ascii="Times New Roman" w:hAnsi="Times New Roman"/>
        </w:rPr>
        <w:t xml:space="preserve"> a mesma característica.</w:t>
      </w:r>
    </w:p>
    <w:p w14:paraId="71CE475C" w14:textId="18020C75" w:rsidR="00FB23ED" w:rsidRDefault="00406176" w:rsidP="00A3683C">
      <w:pPr>
        <w:shd w:val="clear" w:color="auto" w:fill="FFFFFF"/>
        <w:spacing w:after="100"/>
        <w:ind w:firstLine="709"/>
        <w:rPr>
          <w:rFonts w:ascii="Times New Roman" w:hAnsi="Times New Roman"/>
        </w:rPr>
      </w:pPr>
      <w:r>
        <w:rPr>
          <w:rFonts w:ascii="Times New Roman" w:hAnsi="Times New Roman"/>
        </w:rPr>
        <w:t>Segundo Sobral (2002, p.1)</w:t>
      </w:r>
    </w:p>
    <w:p w14:paraId="1CA32FA2" w14:textId="0C41AE03" w:rsidR="00457C03" w:rsidRPr="00FB23ED" w:rsidRDefault="00FB23ED" w:rsidP="00FB23ED">
      <w:pPr>
        <w:shd w:val="clear" w:color="auto" w:fill="FFFFFF"/>
        <w:spacing w:after="100"/>
        <w:ind w:left="2268"/>
        <w:rPr>
          <w:rFonts w:ascii="Times New Roman" w:hAnsi="Times New Roman"/>
          <w:sz w:val="22"/>
          <w:szCs w:val="22"/>
        </w:rPr>
      </w:pPr>
      <w:r w:rsidRPr="00FB23ED">
        <w:rPr>
          <w:rFonts w:ascii="Times New Roman" w:hAnsi="Times New Roman"/>
          <w:sz w:val="22"/>
          <w:szCs w:val="22"/>
        </w:rPr>
        <w:t>A</w:t>
      </w:r>
      <w:r w:rsidR="00457C03" w:rsidRPr="00FB23ED">
        <w:rPr>
          <w:rFonts w:ascii="Times New Roman" w:hAnsi="Times New Roman"/>
          <w:sz w:val="22"/>
          <w:szCs w:val="22"/>
        </w:rPr>
        <w:t xml:space="preserve"> segmentação pode seguir duas estratégias genéricas:</w:t>
      </w:r>
    </w:p>
    <w:p w14:paraId="3B672082" w14:textId="77777777" w:rsidR="00457C03" w:rsidRPr="00FB23ED" w:rsidRDefault="00457C03" w:rsidP="00FB23ED">
      <w:pPr>
        <w:shd w:val="clear" w:color="auto" w:fill="FFFFFF"/>
        <w:spacing w:before="100"/>
        <w:ind w:left="2268"/>
        <w:textAlignment w:val="baseline"/>
        <w:rPr>
          <w:rFonts w:ascii="Times New Roman" w:hAnsi="Times New Roman"/>
          <w:sz w:val="22"/>
          <w:szCs w:val="22"/>
        </w:rPr>
      </w:pPr>
      <w:r w:rsidRPr="00FB23ED">
        <w:rPr>
          <w:rFonts w:ascii="Times New Roman" w:hAnsi="Times New Roman"/>
          <w:sz w:val="22"/>
          <w:szCs w:val="22"/>
        </w:rPr>
        <w:t>Descontinuidade: A partição da imagem é efetuada com base nas alterações bruscas de intensidade (ex: detecção de contornos).</w:t>
      </w:r>
    </w:p>
    <w:p w14:paraId="7E570014" w14:textId="79E9DABE" w:rsidR="00457C03" w:rsidRPr="00FB23ED" w:rsidRDefault="00457C03" w:rsidP="00FB23ED">
      <w:pPr>
        <w:shd w:val="clear" w:color="auto" w:fill="FFFFFF"/>
        <w:spacing w:after="100"/>
        <w:ind w:left="2268"/>
        <w:textAlignment w:val="baseline"/>
        <w:rPr>
          <w:rFonts w:ascii="Times New Roman" w:hAnsi="Times New Roman"/>
          <w:sz w:val="22"/>
          <w:szCs w:val="22"/>
        </w:rPr>
      </w:pPr>
      <w:r w:rsidRPr="00FB23ED">
        <w:rPr>
          <w:rFonts w:ascii="Times New Roman" w:hAnsi="Times New Roman"/>
          <w:sz w:val="22"/>
          <w:szCs w:val="22"/>
        </w:rPr>
        <w:t>Similaridade: A partição é efetuada com base na similaridade entre pixels, seguindo um determinado critério (ex: binarização, crescimento de regiões, divisão e junção de regiões)</w:t>
      </w:r>
      <w:r w:rsidR="00406176" w:rsidRPr="00FB23ED">
        <w:rPr>
          <w:rFonts w:ascii="Times New Roman" w:hAnsi="Times New Roman"/>
          <w:sz w:val="22"/>
          <w:szCs w:val="22"/>
        </w:rPr>
        <w:t>.</w:t>
      </w:r>
    </w:p>
    <w:p w14:paraId="6AAAEBD6" w14:textId="77777777" w:rsidR="00457C03" w:rsidRPr="00A3683C" w:rsidRDefault="00457C03" w:rsidP="00A3683C">
      <w:pPr>
        <w:shd w:val="clear" w:color="auto" w:fill="FFFFFF"/>
        <w:spacing w:after="100"/>
        <w:textAlignment w:val="baseline"/>
        <w:rPr>
          <w:rFonts w:ascii="Times New Roman" w:hAnsi="Times New Roman"/>
        </w:rPr>
      </w:pPr>
    </w:p>
    <w:p w14:paraId="3A265239" w14:textId="77777777" w:rsidR="00457C03" w:rsidRPr="00A3683C" w:rsidRDefault="00457C03" w:rsidP="00A3683C">
      <w:pPr>
        <w:pStyle w:val="Ttulo2"/>
        <w:rPr>
          <w:rFonts w:ascii="Times New Roman" w:hAnsi="Times New Roman" w:cs="Times New Roman"/>
        </w:rPr>
      </w:pPr>
      <w:bookmarkStart w:id="912" w:name="_Toc45963015"/>
      <w:r w:rsidRPr="00A3683C">
        <w:rPr>
          <w:rFonts w:ascii="Times New Roman" w:hAnsi="Times New Roman" w:cs="Times New Roman"/>
        </w:rPr>
        <w:t>Segmentação de Movimento</w:t>
      </w:r>
      <w:bookmarkEnd w:id="912"/>
    </w:p>
    <w:p w14:paraId="489FB620" w14:textId="4E34AB7A" w:rsidR="005C735A" w:rsidRDefault="00457C03" w:rsidP="004D019B">
      <w:pPr>
        <w:shd w:val="clear" w:color="auto" w:fill="FFFFFF"/>
        <w:ind w:firstLine="567"/>
        <w:rPr>
          <w:rFonts w:ascii="Times New Roman" w:hAnsi="Times New Roman"/>
          <w:b/>
          <w:bCs/>
          <w:sz w:val="22"/>
          <w:szCs w:val="22"/>
        </w:rPr>
      </w:pPr>
      <w:r w:rsidRPr="00A3683C">
        <w:rPr>
          <w:rFonts w:ascii="Times New Roman" w:hAnsi="Times New Roman"/>
        </w:rPr>
        <w:t xml:space="preserve">O movimento é uma </w:t>
      </w:r>
      <w:r w:rsidR="004D019B">
        <w:rPr>
          <w:rFonts w:ascii="Times New Roman" w:hAnsi="Times New Roman"/>
        </w:rPr>
        <w:t>ação usada</w:t>
      </w:r>
      <w:r w:rsidRPr="00A3683C">
        <w:rPr>
          <w:rFonts w:ascii="Times New Roman" w:hAnsi="Times New Roman"/>
        </w:rPr>
        <w:t xml:space="preserve"> por seres humanos e animais</w:t>
      </w:r>
      <w:r w:rsidR="004C73A9">
        <w:rPr>
          <w:rFonts w:ascii="Times New Roman" w:hAnsi="Times New Roman"/>
        </w:rPr>
        <w:t>, podendo ser utilizado</w:t>
      </w:r>
      <w:r w:rsidRPr="00A3683C">
        <w:rPr>
          <w:rFonts w:ascii="Times New Roman" w:hAnsi="Times New Roman"/>
        </w:rPr>
        <w:t xml:space="preserve"> para </w:t>
      </w:r>
      <w:r w:rsidR="004C73A9">
        <w:rPr>
          <w:rFonts w:ascii="Times New Roman" w:hAnsi="Times New Roman"/>
        </w:rPr>
        <w:t xml:space="preserve">retirar um </w:t>
      </w:r>
      <w:r w:rsidRPr="00A3683C">
        <w:rPr>
          <w:rFonts w:ascii="Times New Roman" w:hAnsi="Times New Roman"/>
        </w:rPr>
        <w:t>objeto de interesse</w:t>
      </w:r>
      <w:r w:rsidR="004D019B">
        <w:rPr>
          <w:rFonts w:ascii="Times New Roman" w:hAnsi="Times New Roman"/>
        </w:rPr>
        <w:t xml:space="preserve"> </w:t>
      </w:r>
      <w:r w:rsidR="004C73A9">
        <w:rPr>
          <w:rFonts w:ascii="Times New Roman" w:hAnsi="Times New Roman"/>
        </w:rPr>
        <w:t>de um</w:t>
      </w:r>
      <w:r w:rsidR="004D019B">
        <w:rPr>
          <w:rFonts w:ascii="Times New Roman" w:hAnsi="Times New Roman"/>
        </w:rPr>
        <w:t xml:space="preserve"> fundo</w:t>
      </w:r>
      <w:r w:rsidR="004C73A9">
        <w:rPr>
          <w:rFonts w:ascii="Times New Roman" w:hAnsi="Times New Roman"/>
        </w:rPr>
        <w:t xml:space="preserve"> com detalhes desnecessários</w:t>
      </w:r>
      <w:r w:rsidRPr="00A3683C">
        <w:rPr>
          <w:rFonts w:ascii="Times New Roman" w:hAnsi="Times New Roman"/>
        </w:rPr>
        <w:t>,</w:t>
      </w:r>
      <w:r w:rsidR="004C73A9">
        <w:rPr>
          <w:rFonts w:ascii="Times New Roman" w:hAnsi="Times New Roman"/>
        </w:rPr>
        <w:t xml:space="preserve"> sendo assim </w:t>
      </w:r>
      <w:r w:rsidRPr="00A3683C">
        <w:rPr>
          <w:rFonts w:ascii="Times New Roman" w:hAnsi="Times New Roman"/>
        </w:rPr>
        <w:t xml:space="preserve">é muito </w:t>
      </w:r>
      <w:r w:rsidR="004C73A9">
        <w:rPr>
          <w:rFonts w:ascii="Times New Roman" w:hAnsi="Times New Roman"/>
        </w:rPr>
        <w:t>útil</w:t>
      </w:r>
      <w:r w:rsidRPr="00A3683C">
        <w:rPr>
          <w:rFonts w:ascii="Times New Roman" w:hAnsi="Times New Roman"/>
        </w:rPr>
        <w:t xml:space="preserve"> na segmentação. O modelo básico </w:t>
      </w:r>
      <w:r w:rsidR="004C73A9">
        <w:rPr>
          <w:rFonts w:ascii="Times New Roman" w:hAnsi="Times New Roman"/>
        </w:rPr>
        <w:t>é formado pela</w:t>
      </w:r>
      <w:r w:rsidRPr="00A3683C">
        <w:rPr>
          <w:rFonts w:ascii="Times New Roman" w:hAnsi="Times New Roman"/>
        </w:rPr>
        <w:t xml:space="preserve"> comparação pixel a pixel entre duas imagens</w:t>
      </w:r>
      <w:r w:rsidR="004C73A9">
        <w:rPr>
          <w:rFonts w:ascii="Times New Roman" w:hAnsi="Times New Roman"/>
        </w:rPr>
        <w:t xml:space="preserve"> e</w:t>
      </w:r>
      <w:r w:rsidRPr="00A3683C">
        <w:rPr>
          <w:rFonts w:ascii="Times New Roman" w:hAnsi="Times New Roman"/>
        </w:rPr>
        <w:t xml:space="preserve"> </w:t>
      </w:r>
      <w:r w:rsidR="004C73A9">
        <w:rPr>
          <w:rFonts w:ascii="Times New Roman" w:hAnsi="Times New Roman"/>
        </w:rPr>
        <w:t>detectadas</w:t>
      </w:r>
      <w:r w:rsidRPr="00A3683C">
        <w:rPr>
          <w:rFonts w:ascii="Times New Roman" w:hAnsi="Times New Roman"/>
        </w:rPr>
        <w:t xml:space="preserve"> de um mesmo ambiente</w:t>
      </w:r>
      <w:r w:rsidR="004C73A9">
        <w:rPr>
          <w:rFonts w:ascii="Times New Roman" w:hAnsi="Times New Roman"/>
        </w:rPr>
        <w:t>.</w:t>
      </w:r>
    </w:p>
    <w:p w14:paraId="28680D45" w14:textId="72D65435" w:rsidR="00457C03" w:rsidRDefault="00457C03" w:rsidP="00A3683C">
      <w:pPr>
        <w:pStyle w:val="NormalWeb"/>
        <w:shd w:val="clear" w:color="auto" w:fill="FFFFFF"/>
        <w:spacing w:beforeAutospacing="0" w:after="0" w:afterAutospacing="0" w:line="360" w:lineRule="auto"/>
        <w:ind w:firstLine="567"/>
        <w:jc w:val="both"/>
        <w:rPr>
          <w:rFonts w:ascii="Times New Roman" w:hAnsi="Times New Roman"/>
        </w:rPr>
      </w:pPr>
      <w:r w:rsidRPr="00A3683C">
        <w:rPr>
          <w:rFonts w:ascii="Times New Roman" w:hAnsi="Times New Roman"/>
        </w:rPr>
        <w:t xml:space="preserve">Com isso a imagem obtida será apenas a silhueta do objeto que se movimentou, </w:t>
      </w:r>
      <w:r w:rsidR="004C73A9">
        <w:rPr>
          <w:rFonts w:ascii="Times New Roman" w:hAnsi="Times New Roman"/>
        </w:rPr>
        <w:t>pois</w:t>
      </w:r>
      <w:r w:rsidRPr="00A3683C">
        <w:rPr>
          <w:rFonts w:ascii="Times New Roman" w:hAnsi="Times New Roman"/>
        </w:rPr>
        <w:t xml:space="preserve"> o ambiente </w:t>
      </w:r>
      <w:r w:rsidR="004C73A9">
        <w:rPr>
          <w:rFonts w:ascii="Times New Roman" w:hAnsi="Times New Roman"/>
        </w:rPr>
        <w:t>continuará</w:t>
      </w:r>
      <w:r w:rsidRPr="00A3683C">
        <w:rPr>
          <w:rFonts w:ascii="Times New Roman" w:hAnsi="Times New Roman"/>
        </w:rPr>
        <w:t xml:space="preserve"> o mesmo e será </w:t>
      </w:r>
      <w:r w:rsidR="004C73A9">
        <w:rPr>
          <w:rFonts w:ascii="Times New Roman" w:hAnsi="Times New Roman"/>
        </w:rPr>
        <w:t>removida</w:t>
      </w:r>
      <w:r w:rsidRPr="00A3683C">
        <w:rPr>
          <w:rFonts w:ascii="Times New Roman" w:hAnsi="Times New Roman"/>
        </w:rPr>
        <w:t xml:space="preserve"> com a diferença.</w:t>
      </w:r>
    </w:p>
    <w:p w14:paraId="1701E6FF" w14:textId="3FFCA5DB" w:rsidR="00E4144D" w:rsidRDefault="004C73A9" w:rsidP="00A3683C">
      <w:pPr>
        <w:pStyle w:val="NormalWeb"/>
        <w:shd w:val="clear" w:color="auto" w:fill="FFFFFF"/>
        <w:spacing w:beforeAutospacing="0" w:after="0" w:afterAutospacing="0" w:line="360" w:lineRule="auto"/>
        <w:ind w:firstLine="567"/>
        <w:jc w:val="both"/>
        <w:rPr>
          <w:rFonts w:ascii="Times New Roman" w:hAnsi="Times New Roman"/>
        </w:rPr>
      </w:pPr>
      <w:r>
        <w:rPr>
          <w:rFonts w:ascii="Times New Roman" w:hAnsi="Times New Roman"/>
        </w:rPr>
        <w:t>A seguir é</w:t>
      </w:r>
      <w:r w:rsidR="005C735A">
        <w:rPr>
          <w:rFonts w:ascii="Times New Roman" w:hAnsi="Times New Roman"/>
        </w:rPr>
        <w:t xml:space="preserve"> possível ver </w:t>
      </w:r>
      <w:r>
        <w:rPr>
          <w:rFonts w:ascii="Times New Roman" w:hAnsi="Times New Roman"/>
        </w:rPr>
        <w:t>dois</w:t>
      </w:r>
      <w:r w:rsidR="005C735A">
        <w:rPr>
          <w:rFonts w:ascii="Times New Roman" w:hAnsi="Times New Roman"/>
        </w:rPr>
        <w:t xml:space="preserve"> exemplo</w:t>
      </w:r>
      <w:r>
        <w:rPr>
          <w:rFonts w:ascii="Times New Roman" w:hAnsi="Times New Roman"/>
        </w:rPr>
        <w:t>s</w:t>
      </w:r>
      <w:r w:rsidR="005C735A">
        <w:rPr>
          <w:rFonts w:ascii="Times New Roman" w:hAnsi="Times New Roman"/>
        </w:rPr>
        <w:t xml:space="preserve"> d</w:t>
      </w:r>
      <w:r w:rsidR="00E4144D">
        <w:rPr>
          <w:rFonts w:ascii="Times New Roman" w:hAnsi="Times New Roman"/>
        </w:rPr>
        <w:t>e image</w:t>
      </w:r>
      <w:r>
        <w:rPr>
          <w:rFonts w:ascii="Times New Roman" w:hAnsi="Times New Roman"/>
        </w:rPr>
        <w:t>ns</w:t>
      </w:r>
      <w:r w:rsidR="00E4144D">
        <w:rPr>
          <w:rFonts w:ascii="Times New Roman" w:hAnsi="Times New Roman"/>
        </w:rPr>
        <w:t xml:space="preserve"> segmentada</w:t>
      </w:r>
      <w:r>
        <w:rPr>
          <w:rFonts w:ascii="Times New Roman" w:hAnsi="Times New Roman"/>
        </w:rPr>
        <w:t>s</w:t>
      </w:r>
      <w:r w:rsidR="005C735A">
        <w:rPr>
          <w:rFonts w:ascii="Times New Roman" w:hAnsi="Times New Roman"/>
        </w:rPr>
        <w:t>, conforme Figura 0</w:t>
      </w:r>
      <w:r w:rsidR="004D019B">
        <w:rPr>
          <w:rFonts w:ascii="Times New Roman" w:hAnsi="Times New Roman"/>
        </w:rPr>
        <w:t>1</w:t>
      </w:r>
      <w:r w:rsidR="005C735A">
        <w:rPr>
          <w:rFonts w:ascii="Times New Roman" w:hAnsi="Times New Roman"/>
        </w:rPr>
        <w:t xml:space="preserve"> e Figura 0</w:t>
      </w:r>
      <w:r w:rsidR="004D019B">
        <w:rPr>
          <w:rFonts w:ascii="Times New Roman" w:hAnsi="Times New Roman"/>
        </w:rPr>
        <w:t>2</w:t>
      </w:r>
      <w:r w:rsidR="005C735A">
        <w:rPr>
          <w:rFonts w:ascii="Times New Roman" w:hAnsi="Times New Roman"/>
        </w:rPr>
        <w:t>.</w:t>
      </w:r>
    </w:p>
    <w:p w14:paraId="38808317" w14:textId="5466F5AD" w:rsidR="005C735A" w:rsidRDefault="005C735A" w:rsidP="00E4144D">
      <w:pPr>
        <w:pStyle w:val="NormalWeb"/>
        <w:shd w:val="clear" w:color="auto" w:fill="FFFFFF"/>
        <w:spacing w:beforeAutospacing="0" w:after="0" w:afterAutospacing="0" w:line="360" w:lineRule="auto"/>
        <w:jc w:val="both"/>
        <w:rPr>
          <w:rFonts w:ascii="Times New Roman" w:hAnsi="Times New Roman"/>
        </w:rPr>
      </w:pPr>
    </w:p>
    <w:p w14:paraId="0A66C12A" w14:textId="20671445" w:rsidR="00E4144D" w:rsidRDefault="00E94685" w:rsidP="00E94685">
      <w:pPr>
        <w:pStyle w:val="NormalWeb"/>
        <w:shd w:val="clear" w:color="auto" w:fill="FFFFFF"/>
        <w:spacing w:beforeAutospacing="0" w:after="0" w:afterAutospacing="0" w:line="360" w:lineRule="auto"/>
        <w:jc w:val="center"/>
        <w:rPr>
          <w:rFonts w:ascii="Times New Roman" w:hAnsi="Times New Roman"/>
        </w:rPr>
      </w:pPr>
      <w:r w:rsidRPr="0000385C">
        <w:rPr>
          <w:rFonts w:ascii="Times New Roman" w:hAnsi="Times New Roman"/>
          <w:b/>
          <w:bCs/>
          <w:sz w:val="22"/>
          <w:szCs w:val="22"/>
        </w:rPr>
        <w:t>Figura 0</w:t>
      </w:r>
      <w:r w:rsidR="004C73A9">
        <w:rPr>
          <w:rFonts w:ascii="Times New Roman" w:hAnsi="Times New Roman"/>
          <w:b/>
          <w:bCs/>
          <w:sz w:val="22"/>
          <w:szCs w:val="22"/>
        </w:rPr>
        <w:t>1</w:t>
      </w:r>
      <w:r w:rsidRPr="0000385C">
        <w:rPr>
          <w:rFonts w:ascii="Times New Roman" w:hAnsi="Times New Roman"/>
          <w:b/>
          <w:bCs/>
          <w:sz w:val="22"/>
          <w:szCs w:val="22"/>
        </w:rPr>
        <w:t>: Imagem Segmentada</w:t>
      </w:r>
      <w:r w:rsidR="00E4144D" w:rsidRPr="00E4144D">
        <w:rPr>
          <w:rFonts w:ascii="Times New Roman" w:hAnsi="Times New Roman"/>
          <w:noProof/>
        </w:rPr>
        <w:drawing>
          <wp:inline distT="0" distB="0" distL="0" distR="0" wp14:anchorId="2CB5BE82" wp14:editId="776CB37B">
            <wp:extent cx="5780538" cy="1666875"/>
            <wp:effectExtent l="0" t="0" r="0" b="0"/>
            <wp:docPr id="2050" name="Picture 2">
              <a:extLst xmlns:a="http://schemas.openxmlformats.org/drawingml/2006/main">
                <a:ext uri="{FF2B5EF4-FFF2-40B4-BE49-F238E27FC236}">
                  <a16:creationId xmlns:a16="http://schemas.microsoft.com/office/drawing/2014/main" id="{B5A94288-08FA-40DD-85B3-F7B891928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B5A94288-08FA-40DD-85B3-F7B89192834E}"/>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549" cy="1670050"/>
                    </a:xfrm>
                    <a:prstGeom prst="rect">
                      <a:avLst/>
                    </a:prstGeom>
                    <a:noFill/>
                  </pic:spPr>
                </pic:pic>
              </a:graphicData>
            </a:graphic>
          </wp:inline>
        </w:drawing>
      </w:r>
    </w:p>
    <w:p w14:paraId="240F5550" w14:textId="3DB80138" w:rsidR="005C735A" w:rsidRDefault="00E94685" w:rsidP="0000385C">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Fonte: GABAN, Jean (2018, Wikipedia)</w:t>
      </w:r>
    </w:p>
    <w:p w14:paraId="1EAB9709" w14:textId="5A73A071" w:rsidR="0000385C" w:rsidDel="00BA2BFD" w:rsidRDefault="0000385C" w:rsidP="0000385C">
      <w:pPr>
        <w:pStyle w:val="NormalWeb"/>
        <w:shd w:val="clear" w:color="auto" w:fill="FFFFFF"/>
        <w:spacing w:beforeAutospacing="0" w:after="0" w:afterAutospacing="0" w:line="360" w:lineRule="auto"/>
        <w:jc w:val="center"/>
        <w:rPr>
          <w:del w:id="913" w:author="Cláudio Nóbrega" w:date="2020-07-18T10:40:00Z"/>
          <w:rFonts w:ascii="Times New Roman" w:hAnsi="Times New Roman"/>
          <w:b/>
          <w:bCs/>
          <w:sz w:val="22"/>
          <w:szCs w:val="22"/>
        </w:rPr>
      </w:pPr>
    </w:p>
    <w:p w14:paraId="20DEFFBF" w14:textId="337056F6" w:rsidR="004C73A9" w:rsidDel="00BA2BFD" w:rsidRDefault="004C73A9" w:rsidP="00BA2BFD">
      <w:pPr>
        <w:pStyle w:val="NormalWeb"/>
        <w:shd w:val="clear" w:color="auto" w:fill="FFFFFF"/>
        <w:spacing w:beforeAutospacing="0" w:after="0" w:afterAutospacing="0" w:line="360" w:lineRule="auto"/>
        <w:rPr>
          <w:del w:id="914" w:author="Cláudio Nóbrega" w:date="2020-07-18T10:39:00Z"/>
          <w:rFonts w:ascii="Times New Roman" w:hAnsi="Times New Roman"/>
          <w:b/>
          <w:bCs/>
          <w:sz w:val="22"/>
          <w:szCs w:val="22"/>
        </w:rPr>
        <w:pPrChange w:id="915" w:author="Cláudio Nóbrega" w:date="2020-07-18T10:39:00Z">
          <w:pPr>
            <w:pStyle w:val="NormalWeb"/>
            <w:shd w:val="clear" w:color="auto" w:fill="FFFFFF"/>
            <w:spacing w:beforeAutospacing="0" w:after="0" w:afterAutospacing="0" w:line="360" w:lineRule="auto"/>
            <w:jc w:val="center"/>
          </w:pPr>
        </w:pPrChange>
      </w:pPr>
    </w:p>
    <w:p w14:paraId="4EC9E48B" w14:textId="77C4E9D0" w:rsidR="004C73A9" w:rsidDel="00BA2BFD" w:rsidRDefault="004C73A9" w:rsidP="00BA2BFD">
      <w:pPr>
        <w:pStyle w:val="NormalWeb"/>
        <w:shd w:val="clear" w:color="auto" w:fill="FFFFFF"/>
        <w:spacing w:beforeAutospacing="0" w:after="0" w:afterAutospacing="0" w:line="360" w:lineRule="auto"/>
        <w:rPr>
          <w:del w:id="916" w:author="Cláudio Nóbrega" w:date="2020-07-18T10:39:00Z"/>
          <w:rFonts w:ascii="Times New Roman" w:hAnsi="Times New Roman"/>
          <w:b/>
          <w:bCs/>
          <w:sz w:val="22"/>
          <w:szCs w:val="22"/>
        </w:rPr>
        <w:pPrChange w:id="917" w:author="Cláudio Nóbrega" w:date="2020-07-18T10:39:00Z">
          <w:pPr>
            <w:pStyle w:val="NormalWeb"/>
            <w:shd w:val="clear" w:color="auto" w:fill="FFFFFF"/>
            <w:spacing w:beforeAutospacing="0" w:after="0" w:afterAutospacing="0" w:line="360" w:lineRule="auto"/>
            <w:jc w:val="center"/>
          </w:pPr>
        </w:pPrChange>
      </w:pPr>
    </w:p>
    <w:p w14:paraId="7A24C461" w14:textId="584AD795" w:rsidR="004C73A9" w:rsidDel="00BA2BFD" w:rsidRDefault="004C73A9" w:rsidP="00BA2BFD">
      <w:pPr>
        <w:pStyle w:val="NormalWeb"/>
        <w:shd w:val="clear" w:color="auto" w:fill="FFFFFF"/>
        <w:spacing w:beforeAutospacing="0" w:after="0" w:afterAutospacing="0" w:line="360" w:lineRule="auto"/>
        <w:rPr>
          <w:del w:id="918" w:author="Cláudio Nóbrega" w:date="2020-07-18T10:39:00Z"/>
          <w:rFonts w:ascii="Times New Roman" w:hAnsi="Times New Roman"/>
          <w:b/>
          <w:bCs/>
          <w:sz w:val="22"/>
          <w:szCs w:val="22"/>
        </w:rPr>
        <w:pPrChange w:id="919" w:author="Cláudio Nóbrega" w:date="2020-07-18T10:39:00Z">
          <w:pPr>
            <w:pStyle w:val="NormalWeb"/>
            <w:shd w:val="clear" w:color="auto" w:fill="FFFFFF"/>
            <w:spacing w:beforeAutospacing="0" w:after="0" w:afterAutospacing="0" w:line="360" w:lineRule="auto"/>
            <w:jc w:val="center"/>
          </w:pPr>
        </w:pPrChange>
      </w:pPr>
    </w:p>
    <w:p w14:paraId="50FDF5B2" w14:textId="77777777" w:rsidR="004C73A9" w:rsidRDefault="004C73A9" w:rsidP="00BA2BFD">
      <w:pPr>
        <w:pStyle w:val="NormalWeb"/>
        <w:shd w:val="clear" w:color="auto" w:fill="FFFFFF"/>
        <w:spacing w:beforeAutospacing="0" w:after="0" w:afterAutospacing="0" w:line="360" w:lineRule="auto"/>
        <w:rPr>
          <w:rFonts w:ascii="Times New Roman" w:hAnsi="Times New Roman"/>
          <w:b/>
          <w:bCs/>
          <w:sz w:val="22"/>
          <w:szCs w:val="22"/>
        </w:rPr>
        <w:pPrChange w:id="920" w:author="Cláudio Nóbrega" w:date="2020-07-18T10:39:00Z">
          <w:pPr>
            <w:pStyle w:val="NormalWeb"/>
            <w:shd w:val="clear" w:color="auto" w:fill="FFFFFF"/>
            <w:spacing w:beforeAutospacing="0" w:after="0" w:afterAutospacing="0" w:line="360" w:lineRule="auto"/>
            <w:jc w:val="center"/>
          </w:pPr>
        </w:pPrChange>
      </w:pPr>
    </w:p>
    <w:p w14:paraId="34234184" w14:textId="184DA017" w:rsidR="00E94685" w:rsidRPr="0000385C" w:rsidRDefault="00E94685" w:rsidP="00E94685">
      <w:pPr>
        <w:pStyle w:val="NormalWeb"/>
        <w:shd w:val="clear" w:color="auto" w:fill="FFFFFF"/>
        <w:spacing w:beforeAutospacing="0" w:after="0" w:afterAutospacing="0" w:line="360" w:lineRule="auto"/>
        <w:jc w:val="center"/>
        <w:rPr>
          <w:rFonts w:ascii="Times New Roman" w:hAnsi="Times New Roman"/>
          <w:b/>
          <w:bCs/>
          <w:sz w:val="22"/>
          <w:szCs w:val="22"/>
        </w:rPr>
      </w:pPr>
      <w:r w:rsidRPr="0000385C">
        <w:rPr>
          <w:rFonts w:ascii="Times New Roman" w:hAnsi="Times New Roman"/>
          <w:b/>
          <w:bCs/>
          <w:sz w:val="22"/>
          <w:szCs w:val="22"/>
        </w:rPr>
        <w:t>Figura 0</w:t>
      </w:r>
      <w:r w:rsidR="00E8340C">
        <w:rPr>
          <w:rFonts w:ascii="Times New Roman" w:hAnsi="Times New Roman"/>
          <w:b/>
          <w:bCs/>
          <w:sz w:val="22"/>
          <w:szCs w:val="22"/>
        </w:rPr>
        <w:t>2</w:t>
      </w:r>
      <w:r w:rsidRPr="0000385C">
        <w:rPr>
          <w:rFonts w:ascii="Times New Roman" w:hAnsi="Times New Roman"/>
          <w:b/>
          <w:bCs/>
          <w:sz w:val="22"/>
          <w:szCs w:val="22"/>
        </w:rPr>
        <w:t>: Imagem Segmentada Após Erosão</w:t>
      </w:r>
    </w:p>
    <w:p w14:paraId="3F1CF8B5" w14:textId="37CDF2E9" w:rsidR="00E4144D" w:rsidRDefault="00E4144D" w:rsidP="00E4144D">
      <w:pPr>
        <w:pStyle w:val="NormalWeb"/>
        <w:shd w:val="clear" w:color="auto" w:fill="FFFFFF"/>
        <w:spacing w:beforeAutospacing="0" w:after="0" w:afterAutospacing="0" w:line="360" w:lineRule="auto"/>
        <w:jc w:val="both"/>
        <w:rPr>
          <w:rFonts w:ascii="Times New Roman" w:hAnsi="Times New Roman"/>
        </w:rPr>
      </w:pPr>
      <w:r w:rsidRPr="00E4144D">
        <w:rPr>
          <w:rFonts w:ascii="Times New Roman" w:hAnsi="Times New Roman"/>
          <w:noProof/>
        </w:rPr>
        <w:drawing>
          <wp:inline distT="0" distB="0" distL="0" distR="0" wp14:anchorId="01110AB3" wp14:editId="2948520D">
            <wp:extent cx="5760720" cy="1446530"/>
            <wp:effectExtent l="0" t="0" r="0" b="1270"/>
            <wp:docPr id="2052" name="Picture 4">
              <a:extLst xmlns:a="http://schemas.openxmlformats.org/drawingml/2006/main">
                <a:ext uri="{FF2B5EF4-FFF2-40B4-BE49-F238E27FC236}">
                  <a16:creationId xmlns:a16="http://schemas.microsoft.com/office/drawing/2014/main" id="{92DAD378-693B-4A37-BBA9-D7FAFC549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92DAD378-693B-4A37-BBA9-D7FAFC5496E8}"/>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7997" b="5656"/>
                    <a:stretch/>
                  </pic:blipFill>
                  <pic:spPr bwMode="auto">
                    <a:xfrm>
                      <a:off x="0" y="0"/>
                      <a:ext cx="5760720" cy="1446530"/>
                    </a:xfrm>
                    <a:prstGeom prst="rect">
                      <a:avLst/>
                    </a:prstGeom>
                    <a:noFill/>
                  </pic:spPr>
                </pic:pic>
              </a:graphicData>
            </a:graphic>
          </wp:inline>
        </w:drawing>
      </w:r>
    </w:p>
    <w:p w14:paraId="72ECA8C9" w14:textId="163D77C9" w:rsidR="0000385C" w:rsidRDefault="00E94685" w:rsidP="0000385C">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 xml:space="preserve">Fonte: </w:t>
      </w:r>
      <w:r w:rsidR="004D019B">
        <w:rPr>
          <w:rFonts w:ascii="Times New Roman" w:hAnsi="Times New Roman"/>
          <w:b/>
          <w:bCs/>
          <w:sz w:val="22"/>
          <w:szCs w:val="22"/>
        </w:rPr>
        <w:t>SOUZA, Guilherme Schirmer (Visão Computacional)</w:t>
      </w:r>
    </w:p>
    <w:p w14:paraId="69E2A834" w14:textId="77777777" w:rsidR="0000385C" w:rsidRPr="0000385C" w:rsidRDefault="0000385C" w:rsidP="0000385C">
      <w:pPr>
        <w:pStyle w:val="NormalWeb"/>
        <w:shd w:val="clear" w:color="auto" w:fill="FFFFFF"/>
        <w:spacing w:beforeAutospacing="0" w:after="0" w:afterAutospacing="0" w:line="360" w:lineRule="auto"/>
        <w:jc w:val="center"/>
        <w:rPr>
          <w:rFonts w:ascii="Times New Roman" w:hAnsi="Times New Roman"/>
          <w:b/>
          <w:bCs/>
          <w:sz w:val="22"/>
          <w:szCs w:val="22"/>
        </w:rPr>
      </w:pPr>
    </w:p>
    <w:p w14:paraId="3AD1D4DA" w14:textId="1C95EE5C" w:rsidR="009F4AC8" w:rsidRPr="00A3683C" w:rsidRDefault="004C73A9" w:rsidP="00A3683C">
      <w:pPr>
        <w:shd w:val="clear" w:color="auto" w:fill="FFFFFF"/>
        <w:spacing w:after="100"/>
        <w:ind w:firstLine="567"/>
        <w:rPr>
          <w:rFonts w:ascii="Times New Roman" w:hAnsi="Times New Roman"/>
        </w:rPr>
      </w:pPr>
      <w:r>
        <w:rPr>
          <w:rFonts w:ascii="Times New Roman" w:hAnsi="Times New Roman"/>
        </w:rPr>
        <w:t>Entretanto este</w:t>
      </w:r>
      <w:r w:rsidR="00457C03" w:rsidRPr="00A3683C">
        <w:rPr>
          <w:rFonts w:ascii="Times New Roman" w:hAnsi="Times New Roman"/>
        </w:rPr>
        <w:t xml:space="preserve"> método possui </w:t>
      </w:r>
      <w:r w:rsidR="00E8340C">
        <w:rPr>
          <w:rFonts w:ascii="Times New Roman" w:hAnsi="Times New Roman"/>
        </w:rPr>
        <w:t>empecilhos</w:t>
      </w:r>
      <w:r w:rsidR="00457C03" w:rsidRPr="00A3683C">
        <w:rPr>
          <w:rFonts w:ascii="Times New Roman" w:hAnsi="Times New Roman"/>
        </w:rPr>
        <w:t xml:space="preserve">: o </w:t>
      </w:r>
      <w:r w:rsidR="00E8340C">
        <w:rPr>
          <w:rFonts w:ascii="Times New Roman" w:hAnsi="Times New Roman"/>
        </w:rPr>
        <w:t>local deve estar continuamente bem iluminado</w:t>
      </w:r>
      <w:r w:rsidR="00457C03" w:rsidRPr="00A3683C">
        <w:rPr>
          <w:rFonts w:ascii="Times New Roman" w:hAnsi="Times New Roman"/>
        </w:rPr>
        <w:t>, o tempo entre as imagens</w:t>
      </w:r>
      <w:r w:rsidR="00E8340C">
        <w:rPr>
          <w:rFonts w:ascii="Times New Roman" w:hAnsi="Times New Roman"/>
        </w:rPr>
        <w:t xml:space="preserve"> deve </w:t>
      </w:r>
      <w:r w:rsidR="00457C03" w:rsidRPr="00A3683C">
        <w:rPr>
          <w:rFonts w:ascii="Times New Roman" w:hAnsi="Times New Roman"/>
        </w:rPr>
        <w:t xml:space="preserve">ser pequeno para pegar </w:t>
      </w:r>
      <w:r w:rsidR="00E8340C">
        <w:rPr>
          <w:rFonts w:ascii="Times New Roman" w:hAnsi="Times New Roman"/>
        </w:rPr>
        <w:t>somente</w:t>
      </w:r>
      <w:r w:rsidR="00457C03" w:rsidRPr="00A3683C">
        <w:rPr>
          <w:rFonts w:ascii="Times New Roman" w:hAnsi="Times New Roman"/>
        </w:rPr>
        <w:t xml:space="preserve"> uma silhueta do objeto e grande o </w:t>
      </w:r>
      <w:r w:rsidR="00E8340C">
        <w:rPr>
          <w:rFonts w:ascii="Times New Roman" w:hAnsi="Times New Roman"/>
        </w:rPr>
        <w:t>bastante</w:t>
      </w:r>
      <w:r w:rsidR="00457C03" w:rsidRPr="00A3683C">
        <w:rPr>
          <w:rFonts w:ascii="Times New Roman" w:hAnsi="Times New Roman"/>
        </w:rPr>
        <w:t xml:space="preserve"> para ser possível a observação do movimento. Uma </w:t>
      </w:r>
      <w:r w:rsidR="00E8340C">
        <w:rPr>
          <w:rFonts w:ascii="Times New Roman" w:hAnsi="Times New Roman"/>
        </w:rPr>
        <w:t xml:space="preserve">possibilidade de melhoria </w:t>
      </w:r>
      <w:r w:rsidR="00457C03" w:rsidRPr="00A3683C">
        <w:rPr>
          <w:rFonts w:ascii="Times New Roman" w:hAnsi="Times New Roman"/>
        </w:rPr>
        <w:t xml:space="preserve">é a utilização de </w:t>
      </w:r>
      <w:r w:rsidR="00E8340C">
        <w:rPr>
          <w:rFonts w:ascii="Times New Roman" w:hAnsi="Times New Roman"/>
        </w:rPr>
        <w:t>várias</w:t>
      </w:r>
      <w:r w:rsidR="00457C03" w:rsidRPr="00A3683C">
        <w:rPr>
          <w:rFonts w:ascii="Times New Roman" w:hAnsi="Times New Roman"/>
        </w:rPr>
        <w:t xml:space="preserve"> imagens, </w:t>
      </w:r>
      <w:r w:rsidR="00E8340C">
        <w:rPr>
          <w:rFonts w:ascii="Times New Roman" w:hAnsi="Times New Roman"/>
        </w:rPr>
        <w:t>para as diferenças serem acumulativas, sendo mais nítida e com poucos ruídos da imagem.</w:t>
      </w:r>
      <w:bookmarkStart w:id="921" w:name="_Toc459298937"/>
    </w:p>
    <w:p w14:paraId="1EDF7F4C" w14:textId="35843EFF" w:rsidR="009F4AC8" w:rsidRDefault="009F4AC8" w:rsidP="00A3683C">
      <w:pPr>
        <w:shd w:val="clear" w:color="auto" w:fill="FFFFFF"/>
        <w:spacing w:after="100"/>
        <w:ind w:firstLine="567"/>
        <w:rPr>
          <w:ins w:id="922" w:author="Cláudio Nóbrega" w:date="2020-07-18T10:39:00Z"/>
          <w:rFonts w:ascii="Times New Roman" w:hAnsi="Times New Roman"/>
        </w:rPr>
      </w:pPr>
    </w:p>
    <w:p w14:paraId="2D7190B5" w14:textId="78C941F2" w:rsidR="00BA2BFD" w:rsidRDefault="00BA2BFD" w:rsidP="00A3683C">
      <w:pPr>
        <w:shd w:val="clear" w:color="auto" w:fill="FFFFFF"/>
        <w:spacing w:after="100"/>
        <w:ind w:firstLine="567"/>
        <w:rPr>
          <w:ins w:id="923" w:author="Cláudio Nóbrega" w:date="2020-07-18T10:39:00Z"/>
          <w:rFonts w:ascii="Times New Roman" w:hAnsi="Times New Roman"/>
        </w:rPr>
      </w:pPr>
    </w:p>
    <w:p w14:paraId="5BF3EB15" w14:textId="542FBC27" w:rsidR="00BA2BFD" w:rsidRDefault="00BA2BFD" w:rsidP="00A3683C">
      <w:pPr>
        <w:shd w:val="clear" w:color="auto" w:fill="FFFFFF"/>
        <w:spacing w:after="100"/>
        <w:ind w:firstLine="567"/>
        <w:rPr>
          <w:ins w:id="924" w:author="Cláudio Nóbrega" w:date="2020-07-18T10:39:00Z"/>
          <w:rFonts w:ascii="Times New Roman" w:hAnsi="Times New Roman"/>
        </w:rPr>
      </w:pPr>
    </w:p>
    <w:p w14:paraId="578A182A" w14:textId="77777777" w:rsidR="00BA2BFD" w:rsidRPr="00A3683C" w:rsidRDefault="00BA2BFD" w:rsidP="00BA2BFD">
      <w:pPr>
        <w:shd w:val="clear" w:color="auto" w:fill="FFFFFF"/>
        <w:spacing w:after="100"/>
        <w:rPr>
          <w:rFonts w:ascii="Times New Roman" w:hAnsi="Times New Roman"/>
        </w:rPr>
        <w:pPrChange w:id="925" w:author="Cláudio Nóbrega" w:date="2020-07-18T10:40:00Z">
          <w:pPr>
            <w:shd w:val="clear" w:color="auto" w:fill="FFFFFF"/>
            <w:spacing w:after="100"/>
            <w:ind w:firstLine="567"/>
          </w:pPr>
        </w:pPrChange>
      </w:pPr>
    </w:p>
    <w:p w14:paraId="7F2340C0" w14:textId="77777777" w:rsidR="009F4AC8" w:rsidRPr="00A3683C" w:rsidRDefault="009F4AC8" w:rsidP="00A3683C">
      <w:pPr>
        <w:pStyle w:val="Ttulo1"/>
        <w:rPr>
          <w:rFonts w:ascii="Times New Roman" w:hAnsi="Times New Roman" w:cs="Times New Roman"/>
        </w:rPr>
      </w:pPr>
      <w:bookmarkStart w:id="926" w:name="_Toc45963016"/>
      <w:r w:rsidRPr="00A3683C">
        <w:rPr>
          <w:rFonts w:ascii="Times New Roman" w:hAnsi="Times New Roman" w:cs="Times New Roman"/>
        </w:rPr>
        <w:lastRenderedPageBreak/>
        <w:t>Procedimentos METODOLÓGICOS</w:t>
      </w:r>
      <w:bookmarkEnd w:id="926"/>
    </w:p>
    <w:p w14:paraId="21A32FE9" w14:textId="4D142DC7" w:rsidR="00AB7233" w:rsidRPr="00A3683C" w:rsidRDefault="00AB7233" w:rsidP="00A3683C">
      <w:pPr>
        <w:pStyle w:val="Ttulo2"/>
        <w:rPr>
          <w:rFonts w:ascii="Times New Roman" w:hAnsi="Times New Roman" w:cs="Times New Roman"/>
        </w:rPr>
      </w:pPr>
      <w:bookmarkStart w:id="927" w:name="_Toc45963017"/>
      <w:r w:rsidRPr="00A3683C">
        <w:rPr>
          <w:rFonts w:ascii="Times New Roman" w:hAnsi="Times New Roman" w:cs="Times New Roman"/>
        </w:rPr>
        <w:t>Linguagem</w:t>
      </w:r>
      <w:r w:rsidR="0004128D" w:rsidRPr="00A3683C">
        <w:rPr>
          <w:rFonts w:ascii="Times New Roman" w:hAnsi="Times New Roman" w:cs="Times New Roman"/>
        </w:rPr>
        <w:t xml:space="preserve"> de Programação utilizada</w:t>
      </w:r>
      <w:bookmarkEnd w:id="927"/>
    </w:p>
    <w:p w14:paraId="0C71C6A1" w14:textId="4AD2F710" w:rsidR="00AB7233" w:rsidRPr="00A3683C" w:rsidRDefault="00AB7233" w:rsidP="00A3683C">
      <w:pPr>
        <w:shd w:val="clear" w:color="auto" w:fill="FFFFFF"/>
        <w:ind w:firstLine="567"/>
        <w:rPr>
          <w:rFonts w:ascii="Times New Roman" w:hAnsi="Times New Roman"/>
        </w:rPr>
      </w:pPr>
      <w:r w:rsidRPr="00A3683C">
        <w:rPr>
          <w:rFonts w:ascii="Times New Roman" w:hAnsi="Times New Roman"/>
        </w:rPr>
        <w:t>Como nos grupos anteriores continuaremos a utilizar a linguagem Python, pois ela demonstra-se perfeita e compatível para continuarmos o projeto. Utilizaremos também o OpenCV que é uma biblioteca multiplataforma. Esta ferramenta é totalmente gratuita, voltada para estudos acadêmicos, têm a capacidade de processamento de imagens, ajudando assim, a distinguir os rostos das pessoas que serão cadastradas no Fatequino. </w:t>
      </w:r>
    </w:p>
    <w:p w14:paraId="1A5D00F3" w14:textId="77777777" w:rsidR="0004128D" w:rsidRPr="00A3683C" w:rsidRDefault="0004128D" w:rsidP="00A3683C">
      <w:pPr>
        <w:shd w:val="clear" w:color="auto" w:fill="FFFFFF"/>
        <w:ind w:firstLine="567"/>
        <w:rPr>
          <w:rFonts w:ascii="Times New Roman" w:hAnsi="Times New Roman"/>
        </w:rPr>
      </w:pPr>
    </w:p>
    <w:p w14:paraId="03DDBED2" w14:textId="7CFA1F79" w:rsidR="00AB7233" w:rsidRPr="00A3683C" w:rsidRDefault="0004128D" w:rsidP="00A3683C">
      <w:pPr>
        <w:pStyle w:val="Ttulo2"/>
        <w:rPr>
          <w:rFonts w:ascii="Times New Roman" w:hAnsi="Times New Roman" w:cs="Times New Roman"/>
        </w:rPr>
      </w:pPr>
      <w:bookmarkStart w:id="928" w:name="_Toc45963018"/>
      <w:r w:rsidRPr="00A3683C">
        <w:rPr>
          <w:rFonts w:ascii="Times New Roman" w:hAnsi="Times New Roman" w:cs="Times New Roman"/>
        </w:rPr>
        <w:t>Análise do Código</w:t>
      </w:r>
      <w:bookmarkEnd w:id="928"/>
    </w:p>
    <w:p w14:paraId="76067759" w14:textId="78A5274C" w:rsidR="00E4144D" w:rsidRPr="00A3683C" w:rsidRDefault="00A3683C" w:rsidP="00E4144D">
      <w:pPr>
        <w:shd w:val="clear" w:color="auto" w:fill="FFFFFF"/>
        <w:spacing w:before="100"/>
        <w:ind w:firstLine="567"/>
        <w:rPr>
          <w:rFonts w:ascii="Times New Roman" w:hAnsi="Times New Roman"/>
        </w:rPr>
      </w:pPr>
      <w:r w:rsidRPr="00A3683C">
        <w:rPr>
          <w:rFonts w:ascii="Times New Roman" w:hAnsi="Times New Roman"/>
        </w:rPr>
        <w:t>O código disponibilizado pela equipe anterior traz informações de como o programa funciona, para melhor utilização é necessário um arquivo que recebe as imagens que são capturadas pela câmera e são tratadas (</w:t>
      </w:r>
      <w:r w:rsidR="00E4144D">
        <w:rPr>
          <w:rFonts w:ascii="Times New Roman" w:hAnsi="Times New Roman"/>
        </w:rPr>
        <w:t xml:space="preserve">através do </w:t>
      </w:r>
      <w:r w:rsidRPr="00A3683C">
        <w:rPr>
          <w:rFonts w:ascii="Times New Roman" w:hAnsi="Times New Roman"/>
        </w:rPr>
        <w:t>ENCODE_FACE.txt</w:t>
      </w:r>
      <w:r w:rsidR="00E4144D">
        <w:rPr>
          <w:rFonts w:ascii="Times New Roman" w:hAnsi="Times New Roman"/>
        </w:rPr>
        <w:t xml:space="preserve"> e o </w:t>
      </w:r>
      <w:r w:rsidRPr="00A3683C">
        <w:rPr>
          <w:rFonts w:ascii="Times New Roman" w:hAnsi="Times New Roman"/>
        </w:rPr>
        <w:t>RECOGNIZE_FACES_VIDEO.txt)</w:t>
      </w:r>
      <w:r w:rsidR="00E4144D">
        <w:rPr>
          <w:rFonts w:ascii="Times New Roman" w:hAnsi="Times New Roman"/>
        </w:rPr>
        <w:t>.</w:t>
      </w:r>
    </w:p>
    <w:p w14:paraId="0BFFA9FA" w14:textId="75EB2212" w:rsidR="00A3683C" w:rsidRPr="00A3683C" w:rsidRDefault="00A3683C" w:rsidP="00A3683C">
      <w:pPr>
        <w:shd w:val="clear" w:color="auto" w:fill="FFFFFF"/>
        <w:ind w:firstLine="567"/>
        <w:rPr>
          <w:rFonts w:ascii="Times New Roman" w:hAnsi="Times New Roman"/>
        </w:rPr>
      </w:pPr>
      <w:r w:rsidRPr="00A3683C">
        <w:rPr>
          <w:rFonts w:ascii="Times New Roman" w:hAnsi="Times New Roman"/>
        </w:rPr>
        <w:t>ENCODE FACES: Nesse arquivo temos as bibliotecas utilizadas na aplicação, a busca de caminho das imagens, a interação com as mesmas e temos os encoding faciais salvos em um arquivo</w:t>
      </w:r>
    </w:p>
    <w:p w14:paraId="229663D0" w14:textId="23C37D04" w:rsidR="0004128D" w:rsidRPr="00A3683C" w:rsidRDefault="00A3683C" w:rsidP="00A3683C">
      <w:pPr>
        <w:shd w:val="clear" w:color="auto" w:fill="FFFFFF"/>
        <w:spacing w:after="100"/>
        <w:ind w:firstLine="567"/>
        <w:rPr>
          <w:rFonts w:ascii="Times New Roman" w:hAnsi="Times New Roman"/>
        </w:rPr>
      </w:pPr>
      <w:r w:rsidRPr="00A3683C">
        <w:rPr>
          <w:rFonts w:ascii="Times New Roman" w:hAnsi="Times New Roman"/>
        </w:rPr>
        <w:t>RECOGNIZE FACES VIDEO: Já neste arquivo temos as importações de bibliotecas responsáveis pela inicialização da stream de vídeo, busca de encode facial e similares para comparação.</w:t>
      </w:r>
    </w:p>
    <w:p w14:paraId="1D9FCF42" w14:textId="6E817F25" w:rsidR="00A3683C" w:rsidRDefault="00A3683C" w:rsidP="00A3683C">
      <w:pPr>
        <w:shd w:val="clear" w:color="auto" w:fill="FFFFFF"/>
        <w:spacing w:after="100"/>
        <w:rPr>
          <w:rFonts w:ascii="Times New Roman" w:hAnsi="Times New Roman"/>
        </w:rPr>
      </w:pPr>
    </w:p>
    <w:p w14:paraId="4D2B0D58" w14:textId="202E58AE" w:rsidR="0008276B" w:rsidRPr="0008276B" w:rsidRDefault="0000385C" w:rsidP="0008276B">
      <w:pPr>
        <w:pStyle w:val="Ttulo3"/>
        <w:rPr>
          <w:rFonts w:ascii="Times New Roman" w:hAnsi="Times New Roman" w:cs="Times New Roman"/>
        </w:rPr>
      </w:pPr>
      <w:bookmarkStart w:id="929" w:name="_Toc45963019"/>
      <w:r>
        <w:rPr>
          <w:rFonts w:ascii="Times New Roman" w:hAnsi="Times New Roman" w:cs="Times New Roman"/>
        </w:rPr>
        <w:t>Atualização</w:t>
      </w:r>
      <w:r w:rsidR="0008276B" w:rsidRPr="0008276B">
        <w:rPr>
          <w:rFonts w:ascii="Times New Roman" w:hAnsi="Times New Roman" w:cs="Times New Roman"/>
        </w:rPr>
        <w:t xml:space="preserve"> do Código</w:t>
      </w:r>
      <w:bookmarkEnd w:id="929"/>
    </w:p>
    <w:p w14:paraId="2CE6F9D0" w14:textId="64ADCBD2" w:rsidR="0008276B" w:rsidRPr="0008276B" w:rsidRDefault="0008276B" w:rsidP="0008276B">
      <w:pPr>
        <w:ind w:firstLine="567"/>
        <w:rPr>
          <w:rFonts w:ascii="Times New Roman" w:hAnsi="Times New Roman"/>
          <w:sz w:val="22"/>
          <w:szCs w:val="22"/>
        </w:rPr>
      </w:pPr>
      <w:r w:rsidRPr="0008276B">
        <w:rPr>
          <w:rFonts w:ascii="Times New Roman" w:hAnsi="Times New Roman"/>
        </w:rPr>
        <w:t>Devido a complicações com algumas bibliotecas no código utilizado pelo grupo anterior, foi recomendado e orientado pelo professor uma alteração dele. Então nos foi dado outras referências</w:t>
      </w:r>
      <w:r w:rsidR="0068474C">
        <w:rPr>
          <w:rFonts w:ascii="Times New Roman" w:hAnsi="Times New Roman"/>
        </w:rPr>
        <w:t xml:space="preserve"> como GENT (2016) e VIANA (2018), </w:t>
      </w:r>
      <w:r w:rsidRPr="0008276B">
        <w:rPr>
          <w:rFonts w:ascii="Times New Roman" w:hAnsi="Times New Roman"/>
        </w:rPr>
        <w:t>assim implantamos outro método de reconhecimento de faces pela câmera, utilizando os arquivos landmarks.py e o arquivo.dat (que nomeamos como no projeto original).</w:t>
      </w:r>
      <w:r w:rsidR="0068474C">
        <w:rPr>
          <w:rFonts w:ascii="Times New Roman" w:hAnsi="Times New Roman"/>
        </w:rPr>
        <w:t xml:space="preserve"> Durante o desenvolvimento usamos como base o site</w:t>
      </w:r>
      <w:r>
        <w:rPr>
          <w:rFonts w:ascii="Times New Roman" w:hAnsi="Times New Roman"/>
        </w:rPr>
        <w:t xml:space="preserve"> </w:t>
      </w:r>
      <w:r w:rsidR="0068474C">
        <w:rPr>
          <w:rFonts w:ascii="Times New Roman" w:hAnsi="Times New Roman"/>
        </w:rPr>
        <w:t>PyPI e o Anaconda, portanto t</w:t>
      </w:r>
      <w:r>
        <w:rPr>
          <w:rFonts w:ascii="Times New Roman" w:hAnsi="Times New Roman"/>
        </w:rPr>
        <w:t xml:space="preserve">odo o processo de instalação foi </w:t>
      </w:r>
      <w:r w:rsidR="0068474C">
        <w:rPr>
          <w:rFonts w:ascii="Times New Roman" w:hAnsi="Times New Roman"/>
        </w:rPr>
        <w:t xml:space="preserve">realizado </w:t>
      </w:r>
      <w:r>
        <w:rPr>
          <w:rFonts w:ascii="Times New Roman" w:hAnsi="Times New Roman"/>
        </w:rPr>
        <w:t>dentro do ambiente virtual Anaconda.</w:t>
      </w:r>
    </w:p>
    <w:p w14:paraId="5644C2A4" w14:textId="77777777" w:rsidR="0008276B" w:rsidRPr="0008276B" w:rsidRDefault="0008276B" w:rsidP="0008276B">
      <w:pPr>
        <w:ind w:firstLine="567"/>
        <w:rPr>
          <w:rFonts w:ascii="Times New Roman" w:hAnsi="Times New Roman"/>
          <w:sz w:val="22"/>
          <w:szCs w:val="22"/>
        </w:rPr>
      </w:pPr>
      <w:r w:rsidRPr="0008276B">
        <w:rPr>
          <w:rFonts w:ascii="Times New Roman" w:hAnsi="Times New Roman"/>
          <w:b/>
        </w:rPr>
        <w:t>landmarks.py:</w:t>
      </w:r>
      <w:r w:rsidRPr="0008276B">
        <w:rPr>
          <w:rFonts w:ascii="Times New Roman" w:hAnsi="Times New Roman"/>
        </w:rPr>
        <w:t xml:space="preserve"> No arquivo encontram-se as bibliotecas, as coordenadas da detecção de 68 pontos de referência de faces pela câmera, que são checados com base no arquivo “.dat”. </w:t>
      </w:r>
    </w:p>
    <w:p w14:paraId="26EBEA91" w14:textId="77777777" w:rsidR="0008276B" w:rsidRPr="0008276B" w:rsidRDefault="0008276B" w:rsidP="0008276B">
      <w:pPr>
        <w:ind w:firstLine="567"/>
        <w:rPr>
          <w:rFonts w:ascii="Times New Roman" w:hAnsi="Times New Roman"/>
        </w:rPr>
      </w:pPr>
      <w:r w:rsidRPr="0008276B">
        <w:rPr>
          <w:rFonts w:ascii="Times New Roman" w:hAnsi="Times New Roman"/>
          <w:b/>
        </w:rPr>
        <w:lastRenderedPageBreak/>
        <w:t>“arquivo”.dat:</w:t>
      </w:r>
      <w:r w:rsidRPr="0008276B">
        <w:rPr>
          <w:rFonts w:ascii="Times New Roman" w:hAnsi="Times New Roman"/>
        </w:rPr>
        <w:t xml:space="preserve"> Arquivo identificador de pontos de referência, que no método “shapepredictor” da biblioteca dlib (no arquivo landmarks.py), busca desse arquivo as coordenadas para a detecção dos pontos de referências.</w:t>
      </w:r>
    </w:p>
    <w:p w14:paraId="06780428" w14:textId="60869C92" w:rsidR="009F4AC8" w:rsidRDefault="009F4AC8" w:rsidP="00A3683C">
      <w:pPr>
        <w:rPr>
          <w:rFonts w:ascii="Times New Roman" w:hAnsi="Times New Roman"/>
        </w:rPr>
      </w:pPr>
    </w:p>
    <w:p w14:paraId="273188F9" w14:textId="4A3D5542" w:rsidR="00CE36AA" w:rsidRDefault="00CE36AA" w:rsidP="00A3683C">
      <w:pPr>
        <w:rPr>
          <w:ins w:id="930" w:author="Cláudio Nóbrega" w:date="2020-07-18T10:40:00Z"/>
        </w:rPr>
      </w:pPr>
    </w:p>
    <w:p w14:paraId="2DFC8E8F" w14:textId="4CF5C5A9" w:rsidR="00BA2BFD" w:rsidRDefault="00BA2BFD" w:rsidP="00A3683C">
      <w:pPr>
        <w:rPr>
          <w:ins w:id="931" w:author="Cláudio Nóbrega" w:date="2020-07-18T10:40:00Z"/>
        </w:rPr>
      </w:pPr>
    </w:p>
    <w:p w14:paraId="0BACC9B3" w14:textId="193BC1F3" w:rsidR="00BA2BFD" w:rsidRDefault="00BA2BFD" w:rsidP="00A3683C">
      <w:pPr>
        <w:rPr>
          <w:ins w:id="932" w:author="Cláudio Nóbrega" w:date="2020-07-18T10:40:00Z"/>
        </w:rPr>
      </w:pPr>
    </w:p>
    <w:p w14:paraId="248C38E2" w14:textId="4170544D" w:rsidR="00BA2BFD" w:rsidRDefault="00BA2BFD" w:rsidP="00A3683C">
      <w:pPr>
        <w:rPr>
          <w:ins w:id="933" w:author="Cláudio Nóbrega" w:date="2020-07-18T10:40:00Z"/>
        </w:rPr>
      </w:pPr>
    </w:p>
    <w:p w14:paraId="0D5EE50B" w14:textId="148AAB2A" w:rsidR="00BA2BFD" w:rsidRDefault="00BA2BFD" w:rsidP="00A3683C">
      <w:pPr>
        <w:rPr>
          <w:ins w:id="934" w:author="Cláudio Nóbrega" w:date="2020-07-18T10:40:00Z"/>
        </w:rPr>
      </w:pPr>
    </w:p>
    <w:p w14:paraId="26D51EEF" w14:textId="1E4AB385" w:rsidR="00BA2BFD" w:rsidRDefault="00BA2BFD" w:rsidP="00A3683C">
      <w:pPr>
        <w:rPr>
          <w:ins w:id="935" w:author="Cláudio Nóbrega" w:date="2020-07-18T10:40:00Z"/>
        </w:rPr>
      </w:pPr>
    </w:p>
    <w:p w14:paraId="32D5AF16" w14:textId="78937098" w:rsidR="00BA2BFD" w:rsidRDefault="00BA2BFD" w:rsidP="00A3683C">
      <w:pPr>
        <w:rPr>
          <w:ins w:id="936" w:author="Cláudio Nóbrega" w:date="2020-07-18T10:40:00Z"/>
        </w:rPr>
      </w:pPr>
    </w:p>
    <w:p w14:paraId="4B53746C" w14:textId="6C78D27D" w:rsidR="00BA2BFD" w:rsidRDefault="00BA2BFD" w:rsidP="00A3683C">
      <w:pPr>
        <w:rPr>
          <w:ins w:id="937" w:author="Cláudio Nóbrega" w:date="2020-07-18T10:40:00Z"/>
        </w:rPr>
      </w:pPr>
    </w:p>
    <w:p w14:paraId="722FEB4F" w14:textId="0C47E85F" w:rsidR="00BA2BFD" w:rsidRDefault="00BA2BFD" w:rsidP="00A3683C">
      <w:pPr>
        <w:rPr>
          <w:ins w:id="938" w:author="Cláudio Nóbrega" w:date="2020-07-18T10:40:00Z"/>
        </w:rPr>
      </w:pPr>
    </w:p>
    <w:p w14:paraId="3DAA2E40" w14:textId="0209CB01" w:rsidR="00BA2BFD" w:rsidRDefault="00BA2BFD" w:rsidP="00A3683C">
      <w:pPr>
        <w:rPr>
          <w:ins w:id="939" w:author="Cláudio Nóbrega" w:date="2020-07-18T10:40:00Z"/>
        </w:rPr>
      </w:pPr>
    </w:p>
    <w:p w14:paraId="4CBDA67A" w14:textId="5E31AD00" w:rsidR="00BA2BFD" w:rsidRDefault="00BA2BFD" w:rsidP="00A3683C">
      <w:pPr>
        <w:rPr>
          <w:ins w:id="940" w:author="Cláudio Nóbrega" w:date="2020-07-18T10:40:00Z"/>
        </w:rPr>
      </w:pPr>
    </w:p>
    <w:p w14:paraId="32C6B0D1" w14:textId="31EF3C53" w:rsidR="00BA2BFD" w:rsidRDefault="00BA2BFD" w:rsidP="00A3683C">
      <w:pPr>
        <w:rPr>
          <w:ins w:id="941" w:author="Cláudio Nóbrega" w:date="2020-07-18T10:40:00Z"/>
        </w:rPr>
      </w:pPr>
    </w:p>
    <w:p w14:paraId="41EA1A43" w14:textId="4545F51E" w:rsidR="00BA2BFD" w:rsidRDefault="00BA2BFD" w:rsidP="00A3683C">
      <w:pPr>
        <w:rPr>
          <w:ins w:id="942" w:author="Cláudio Nóbrega" w:date="2020-07-18T10:40:00Z"/>
        </w:rPr>
      </w:pPr>
    </w:p>
    <w:p w14:paraId="27D96919" w14:textId="626ADDDB" w:rsidR="00BA2BFD" w:rsidRDefault="00BA2BFD" w:rsidP="00A3683C">
      <w:pPr>
        <w:rPr>
          <w:ins w:id="943" w:author="Cláudio Nóbrega" w:date="2020-07-18T10:40:00Z"/>
        </w:rPr>
      </w:pPr>
    </w:p>
    <w:p w14:paraId="38CE13A5" w14:textId="70835625" w:rsidR="00BA2BFD" w:rsidRDefault="00BA2BFD" w:rsidP="00A3683C">
      <w:pPr>
        <w:rPr>
          <w:ins w:id="944" w:author="Cláudio Nóbrega" w:date="2020-07-18T10:40:00Z"/>
        </w:rPr>
      </w:pPr>
    </w:p>
    <w:p w14:paraId="798CB0EA" w14:textId="505EFAAC" w:rsidR="00BA2BFD" w:rsidRDefault="00BA2BFD" w:rsidP="00A3683C">
      <w:pPr>
        <w:rPr>
          <w:ins w:id="945" w:author="Cláudio Nóbrega" w:date="2020-07-18T10:40:00Z"/>
        </w:rPr>
      </w:pPr>
    </w:p>
    <w:p w14:paraId="66C36BBA" w14:textId="057CBD75" w:rsidR="00BA2BFD" w:rsidRDefault="00BA2BFD" w:rsidP="00A3683C">
      <w:pPr>
        <w:rPr>
          <w:ins w:id="946" w:author="Cláudio Nóbrega" w:date="2020-07-18T10:40:00Z"/>
        </w:rPr>
      </w:pPr>
    </w:p>
    <w:p w14:paraId="1D7CE0DC" w14:textId="45FD915A" w:rsidR="00BA2BFD" w:rsidRDefault="00BA2BFD" w:rsidP="00A3683C">
      <w:pPr>
        <w:rPr>
          <w:ins w:id="947" w:author="Cláudio Nóbrega" w:date="2020-07-18T10:40:00Z"/>
        </w:rPr>
      </w:pPr>
    </w:p>
    <w:p w14:paraId="2BBDF753" w14:textId="5FFA4439" w:rsidR="00BA2BFD" w:rsidRDefault="00BA2BFD" w:rsidP="00A3683C">
      <w:pPr>
        <w:rPr>
          <w:ins w:id="948" w:author="Cláudio Nóbrega" w:date="2020-07-18T10:40:00Z"/>
        </w:rPr>
      </w:pPr>
    </w:p>
    <w:p w14:paraId="1F182F67" w14:textId="7E22A453" w:rsidR="00BA2BFD" w:rsidRDefault="00BA2BFD" w:rsidP="00A3683C">
      <w:pPr>
        <w:rPr>
          <w:ins w:id="949" w:author="Cláudio Nóbrega" w:date="2020-07-18T10:40:00Z"/>
        </w:rPr>
      </w:pPr>
    </w:p>
    <w:p w14:paraId="1207045C" w14:textId="74FED344" w:rsidR="00BA2BFD" w:rsidRDefault="00BA2BFD" w:rsidP="00A3683C">
      <w:pPr>
        <w:rPr>
          <w:ins w:id="950" w:author="Cláudio Nóbrega" w:date="2020-07-18T10:40:00Z"/>
        </w:rPr>
      </w:pPr>
    </w:p>
    <w:p w14:paraId="6EFBCA31" w14:textId="3A733DE5" w:rsidR="00BA2BFD" w:rsidRDefault="00BA2BFD" w:rsidP="00A3683C">
      <w:pPr>
        <w:rPr>
          <w:ins w:id="951" w:author="Cláudio Nóbrega" w:date="2020-07-18T10:40:00Z"/>
        </w:rPr>
      </w:pPr>
    </w:p>
    <w:p w14:paraId="721A6077" w14:textId="686B217D" w:rsidR="00BA2BFD" w:rsidRDefault="00BA2BFD" w:rsidP="00A3683C">
      <w:pPr>
        <w:rPr>
          <w:ins w:id="952" w:author="Cláudio Nóbrega" w:date="2020-07-18T10:40:00Z"/>
        </w:rPr>
      </w:pPr>
    </w:p>
    <w:p w14:paraId="70F0A85A" w14:textId="54D56289" w:rsidR="00BA2BFD" w:rsidRDefault="00BA2BFD" w:rsidP="00A3683C">
      <w:pPr>
        <w:rPr>
          <w:ins w:id="953" w:author="Cláudio Nóbrega" w:date="2020-07-18T10:40:00Z"/>
        </w:rPr>
      </w:pPr>
    </w:p>
    <w:p w14:paraId="19320CB2" w14:textId="77777777" w:rsidR="00BA2BFD" w:rsidRPr="00A3683C" w:rsidRDefault="00BA2BFD" w:rsidP="00A3683C"/>
    <w:p w14:paraId="4544367E" w14:textId="77777777" w:rsidR="00573A12" w:rsidRPr="00A3683C" w:rsidRDefault="00573A12" w:rsidP="00A3683C">
      <w:pPr>
        <w:pStyle w:val="Ttulo1"/>
        <w:rPr>
          <w:rFonts w:ascii="Times New Roman" w:hAnsi="Times New Roman" w:cs="Times New Roman"/>
        </w:rPr>
      </w:pPr>
      <w:bookmarkStart w:id="954" w:name="_Toc45963020"/>
      <w:r w:rsidRPr="00A3683C">
        <w:rPr>
          <w:rFonts w:ascii="Times New Roman" w:hAnsi="Times New Roman" w:cs="Times New Roman"/>
        </w:rPr>
        <w:lastRenderedPageBreak/>
        <w:t>DESENVOLVIMENTO</w:t>
      </w:r>
      <w:bookmarkEnd w:id="954"/>
      <w:r w:rsidRPr="00A3683C">
        <w:rPr>
          <w:rFonts w:ascii="Times New Roman" w:hAnsi="Times New Roman" w:cs="Times New Roman"/>
        </w:rPr>
        <w:t xml:space="preserve"> </w:t>
      </w:r>
    </w:p>
    <w:p w14:paraId="64EB4FF2" w14:textId="77777777" w:rsidR="004C5C4F" w:rsidRPr="00A3683C" w:rsidRDefault="004C5C4F" w:rsidP="00A3683C">
      <w:pPr>
        <w:pStyle w:val="Ttulo2"/>
        <w:rPr>
          <w:rFonts w:ascii="Times New Roman" w:hAnsi="Times New Roman" w:cs="Times New Roman"/>
        </w:rPr>
      </w:pPr>
      <w:bookmarkStart w:id="955" w:name="_Toc45963021"/>
      <w:r w:rsidRPr="00A3683C">
        <w:rPr>
          <w:rFonts w:ascii="Times New Roman" w:hAnsi="Times New Roman" w:cs="Times New Roman"/>
        </w:rPr>
        <w:t>Grupo Anterior</w:t>
      </w:r>
      <w:bookmarkEnd w:id="955"/>
    </w:p>
    <w:p w14:paraId="3266DE64" w14:textId="77777777" w:rsidR="004C5C4F" w:rsidRPr="00A3683C" w:rsidRDefault="004C5C4F" w:rsidP="00A3683C">
      <w:pPr>
        <w:ind w:firstLine="567"/>
        <w:rPr>
          <w:rFonts w:ascii="Times New Roman" w:hAnsi="Times New Roman"/>
        </w:rPr>
      </w:pPr>
      <w:r w:rsidRPr="00A3683C">
        <w:rPr>
          <w:rFonts w:ascii="Times New Roman" w:hAnsi="Times New Roman"/>
        </w:rPr>
        <w:t>Estava desenvolvendo o reconhecimento facial de pessoas para quando o robô entrasse em contato com a pessoa, o Fatequino pudesse reconhecê-la e auxiliá-la através de perguntas feitas pela pessoa.</w:t>
      </w:r>
    </w:p>
    <w:p w14:paraId="2F6E7640" w14:textId="77777777" w:rsidR="009F4AC8" w:rsidRPr="00A3683C" w:rsidRDefault="009F4AC8" w:rsidP="00A3683C">
      <w:pPr>
        <w:ind w:firstLine="567"/>
        <w:rPr>
          <w:rFonts w:ascii="Times New Roman" w:hAnsi="Times New Roman"/>
        </w:rPr>
      </w:pPr>
    </w:p>
    <w:p w14:paraId="3BBB3983" w14:textId="77777777" w:rsidR="004C5C4F" w:rsidRPr="00A3683C" w:rsidRDefault="004C5C4F" w:rsidP="00A3683C">
      <w:pPr>
        <w:pStyle w:val="Ttulo2"/>
        <w:rPr>
          <w:rFonts w:ascii="Times New Roman" w:hAnsi="Times New Roman" w:cs="Times New Roman"/>
        </w:rPr>
      </w:pPr>
      <w:bookmarkStart w:id="956" w:name="_Toc45963022"/>
      <w:r w:rsidRPr="00A3683C">
        <w:rPr>
          <w:rFonts w:ascii="Times New Roman" w:hAnsi="Times New Roman" w:cs="Times New Roman"/>
        </w:rPr>
        <w:t>Grupo Atual</w:t>
      </w:r>
      <w:bookmarkEnd w:id="956"/>
    </w:p>
    <w:p w14:paraId="189A1C47" w14:textId="61ABA669" w:rsidR="004C5C4F" w:rsidRPr="00A3683C" w:rsidRDefault="0008276B" w:rsidP="00A3683C">
      <w:pPr>
        <w:ind w:firstLine="567"/>
        <w:rPr>
          <w:rFonts w:ascii="Times New Roman" w:hAnsi="Times New Roman"/>
        </w:rPr>
      </w:pPr>
      <w:r w:rsidRPr="0008276B">
        <w:rPr>
          <w:rFonts w:ascii="Times New Roman" w:hAnsi="Times New Roman"/>
        </w:rPr>
        <w:t>Documentar os métodos de instalação no projeto, atualizar no repositório github os arquivos e se possível implementar</w:t>
      </w:r>
      <w:r w:rsidR="004C5C4F" w:rsidRPr="00A3683C">
        <w:rPr>
          <w:rFonts w:ascii="Times New Roman" w:hAnsi="Times New Roman"/>
        </w:rPr>
        <w:t xml:space="preserve"> o reconhecimento de </w:t>
      </w:r>
      <w:r w:rsidR="00CE36AA">
        <w:rPr>
          <w:rFonts w:ascii="Times New Roman" w:hAnsi="Times New Roman"/>
        </w:rPr>
        <w:t>gestos</w:t>
      </w:r>
      <w:r w:rsidR="004C5C4F" w:rsidRPr="00A3683C">
        <w:rPr>
          <w:rFonts w:ascii="Times New Roman" w:hAnsi="Times New Roman"/>
        </w:rPr>
        <w:t xml:space="preserve"> com o propósito de </w:t>
      </w:r>
      <w:r w:rsidR="00CE36AA">
        <w:rPr>
          <w:rFonts w:ascii="Times New Roman" w:hAnsi="Times New Roman"/>
        </w:rPr>
        <w:t>identificar faces e gestos</w:t>
      </w:r>
      <w:r w:rsidR="004C5C4F" w:rsidRPr="00A3683C">
        <w:rPr>
          <w:rFonts w:ascii="Times New Roman" w:hAnsi="Times New Roman"/>
        </w:rPr>
        <w:t xml:space="preserve">. Caso alguém queira interagir com o Fatequino, o usuário deverá </w:t>
      </w:r>
      <w:r w:rsidR="00CE36AA">
        <w:rPr>
          <w:rFonts w:ascii="Times New Roman" w:hAnsi="Times New Roman"/>
        </w:rPr>
        <w:t>fazer o sinal de “V”, levantando o dedo indicador e médio</w:t>
      </w:r>
      <w:r w:rsidR="004C5C4F" w:rsidRPr="00A3683C">
        <w:rPr>
          <w:rFonts w:ascii="Times New Roman" w:hAnsi="Times New Roman"/>
        </w:rPr>
        <w:t xml:space="preserve"> de forma direta para a câmera do robô a fim de que o Fatequino tenha a ciência de sua solicitação para responder alguma dúvida, seja de alunos ou professores.</w:t>
      </w:r>
    </w:p>
    <w:p w14:paraId="6B3B806B" w14:textId="77777777" w:rsidR="004C5C4F" w:rsidRPr="00A3683C" w:rsidRDefault="004C5C4F" w:rsidP="00A3683C">
      <w:pPr>
        <w:ind w:firstLine="567"/>
        <w:rPr>
          <w:rFonts w:ascii="Times New Roman" w:hAnsi="Times New Roman"/>
        </w:rPr>
      </w:pPr>
    </w:p>
    <w:p w14:paraId="64BA84A7" w14:textId="77777777" w:rsidR="004C5C4F" w:rsidRPr="00A3683C" w:rsidRDefault="004C5C4F" w:rsidP="00A3683C">
      <w:pPr>
        <w:pStyle w:val="Ttulo2"/>
        <w:rPr>
          <w:rFonts w:ascii="Times New Roman" w:hAnsi="Times New Roman" w:cs="Times New Roman"/>
        </w:rPr>
      </w:pPr>
      <w:bookmarkStart w:id="957" w:name="_Toc45963023"/>
      <w:r w:rsidRPr="00A3683C">
        <w:rPr>
          <w:rFonts w:ascii="Times New Roman" w:hAnsi="Times New Roman" w:cs="Times New Roman"/>
        </w:rPr>
        <w:t>Implementação</w:t>
      </w:r>
      <w:bookmarkEnd w:id="957"/>
    </w:p>
    <w:p w14:paraId="24FB4503" w14:textId="2C289927" w:rsidR="00B4158A" w:rsidRDefault="00457C03" w:rsidP="00CE728F">
      <w:pPr>
        <w:ind w:firstLine="567"/>
        <w:rPr>
          <w:rFonts w:ascii="Times New Roman" w:hAnsi="Times New Roman"/>
        </w:rPr>
      </w:pPr>
      <w:r w:rsidRPr="00A3683C">
        <w:rPr>
          <w:rFonts w:ascii="Times New Roman" w:hAnsi="Times New Roman"/>
        </w:rPr>
        <w:t xml:space="preserve">Trabalharemos com a segmentação (processamento de imagem) para identificar formas nas imagens, com o objetivo de poder identificar possíveis </w:t>
      </w:r>
      <w:r w:rsidR="00CE36AA">
        <w:rPr>
          <w:rFonts w:ascii="Times New Roman" w:hAnsi="Times New Roman"/>
        </w:rPr>
        <w:t>rostos e gestos</w:t>
      </w:r>
      <w:r w:rsidRPr="00A3683C">
        <w:rPr>
          <w:rFonts w:ascii="Times New Roman" w:hAnsi="Times New Roman"/>
        </w:rPr>
        <w:t>. Há vários tipos de segmentação, porém a que mais se adequa ao nosso projeto é a descontinuidade de movimento, pois como o Fatequino estará sempre em movimento na Fatec</w:t>
      </w:r>
      <w:r w:rsidR="00CE36AA">
        <w:rPr>
          <w:rFonts w:ascii="Times New Roman" w:hAnsi="Times New Roman"/>
        </w:rPr>
        <w:t>,</w:t>
      </w:r>
      <w:r w:rsidRPr="00A3683C">
        <w:rPr>
          <w:rFonts w:ascii="Times New Roman" w:hAnsi="Times New Roman"/>
        </w:rPr>
        <w:t xml:space="preserve"> os obstáculos serão móveis e não fixos (no caso de pessoas), </w:t>
      </w:r>
      <w:r w:rsidR="00CE36AA">
        <w:rPr>
          <w:rFonts w:ascii="Times New Roman" w:hAnsi="Times New Roman"/>
        </w:rPr>
        <w:t xml:space="preserve">para futuramente </w:t>
      </w:r>
      <w:r w:rsidRPr="00A3683C">
        <w:rPr>
          <w:rFonts w:ascii="Times New Roman" w:hAnsi="Times New Roman"/>
        </w:rPr>
        <w:t xml:space="preserve">também </w:t>
      </w:r>
      <w:r w:rsidR="00CE36AA">
        <w:rPr>
          <w:rFonts w:ascii="Times New Roman" w:hAnsi="Times New Roman"/>
        </w:rPr>
        <w:t>poder</w:t>
      </w:r>
      <w:r w:rsidRPr="00A3683C">
        <w:rPr>
          <w:rFonts w:ascii="Times New Roman" w:hAnsi="Times New Roman"/>
        </w:rPr>
        <w:t xml:space="preserve"> utilizar o aceno</w:t>
      </w:r>
      <w:r w:rsidR="0074241E">
        <w:rPr>
          <w:rFonts w:ascii="Times New Roman" w:hAnsi="Times New Roman"/>
        </w:rPr>
        <w:t xml:space="preserve"> (HandGesture.py)</w:t>
      </w:r>
      <w:r w:rsidRPr="00A3683C">
        <w:rPr>
          <w:rFonts w:ascii="Times New Roman" w:hAnsi="Times New Roman"/>
        </w:rPr>
        <w:t>, esse tipo de segmentação irá se adequar bem ao que foi sugerido para o projeto.</w:t>
      </w:r>
    </w:p>
    <w:p w14:paraId="09190C20" w14:textId="3313040D" w:rsidR="00CE728F" w:rsidRDefault="0074241E" w:rsidP="00CE728F">
      <w:pPr>
        <w:ind w:firstLine="567"/>
        <w:rPr>
          <w:rFonts w:ascii="Times New Roman" w:hAnsi="Times New Roman"/>
        </w:rPr>
      </w:pPr>
      <w:r>
        <w:rPr>
          <w:rFonts w:ascii="Times New Roman" w:hAnsi="Times New Roman"/>
        </w:rPr>
        <w:t>O programa Landmarks.py utiliza de um arquivo .dat (machine learning) como referência de análise dentro do algoritmo para identificar a face e assim diferenciar falsos positivos.</w:t>
      </w:r>
    </w:p>
    <w:p w14:paraId="7B8F36D1" w14:textId="77777777" w:rsidR="0074241E" w:rsidRPr="00CE728F" w:rsidRDefault="0074241E" w:rsidP="00CE728F">
      <w:pPr>
        <w:ind w:firstLine="567"/>
        <w:rPr>
          <w:rFonts w:ascii="Times New Roman" w:hAnsi="Times New Roman"/>
        </w:rPr>
      </w:pPr>
    </w:p>
    <w:p w14:paraId="5E8BBAC9" w14:textId="31899520" w:rsidR="001318A7" w:rsidRDefault="001318A7" w:rsidP="00A3683C"/>
    <w:p w14:paraId="2EEE6746" w14:textId="111C075A" w:rsidR="001318A7" w:rsidRDefault="001318A7" w:rsidP="00A3683C"/>
    <w:p w14:paraId="7B52CF2C" w14:textId="32E2D621" w:rsidR="00CE36AA" w:rsidRDefault="00CE36AA" w:rsidP="00A3683C"/>
    <w:p w14:paraId="433D6F4E" w14:textId="3443A4F6" w:rsidR="00CE36AA" w:rsidRDefault="00CE36AA" w:rsidP="00A3683C"/>
    <w:p w14:paraId="221C5027" w14:textId="6DD7C904" w:rsidR="00CE36AA" w:rsidRDefault="00CE36AA" w:rsidP="00A3683C"/>
    <w:p w14:paraId="0A478E53" w14:textId="55E2CEE0" w:rsidR="00CE36AA" w:rsidDel="00BA2BFD" w:rsidRDefault="00CE36AA" w:rsidP="00A3683C">
      <w:pPr>
        <w:rPr>
          <w:del w:id="958" w:author="Cláudio Nóbrega" w:date="2020-07-18T10:40:00Z"/>
        </w:rPr>
      </w:pPr>
    </w:p>
    <w:p w14:paraId="792752F8" w14:textId="024473E2" w:rsidR="00FA0384" w:rsidDel="00BA2BFD" w:rsidRDefault="00FA0384" w:rsidP="00A3683C">
      <w:pPr>
        <w:rPr>
          <w:del w:id="959" w:author="Cláudio Nóbrega" w:date="2020-07-18T10:40:00Z"/>
        </w:rPr>
      </w:pPr>
    </w:p>
    <w:p w14:paraId="43056438" w14:textId="171E4D31" w:rsidR="00FA0384" w:rsidDel="00BA2BFD" w:rsidRDefault="00FA0384" w:rsidP="00A3683C">
      <w:pPr>
        <w:rPr>
          <w:del w:id="960" w:author="Cláudio Nóbrega" w:date="2020-07-18T10:40:00Z"/>
        </w:rPr>
      </w:pPr>
    </w:p>
    <w:p w14:paraId="502E59D0" w14:textId="00841699" w:rsidR="00FA0384" w:rsidDel="00BA2BFD" w:rsidRDefault="00FA0384" w:rsidP="00A3683C">
      <w:pPr>
        <w:rPr>
          <w:del w:id="961" w:author="Cláudio Nóbrega" w:date="2020-07-18T10:40:00Z"/>
        </w:rPr>
      </w:pPr>
    </w:p>
    <w:p w14:paraId="175B22CC" w14:textId="6663A2D7" w:rsidR="00FA0384" w:rsidDel="00BA2BFD" w:rsidRDefault="00FA0384" w:rsidP="00A3683C">
      <w:pPr>
        <w:rPr>
          <w:del w:id="962" w:author="Cláudio Nóbrega" w:date="2020-07-18T10:40:00Z"/>
        </w:rPr>
      </w:pPr>
    </w:p>
    <w:p w14:paraId="655BF129" w14:textId="176AFD98" w:rsidR="00FA0384" w:rsidDel="00BA2BFD" w:rsidRDefault="00FA0384" w:rsidP="00A3683C">
      <w:pPr>
        <w:rPr>
          <w:del w:id="963" w:author="Cláudio Nóbrega" w:date="2020-07-18T10:40:00Z"/>
        </w:rPr>
      </w:pPr>
    </w:p>
    <w:p w14:paraId="08423893" w14:textId="7E8F71A1" w:rsidR="00FA0384" w:rsidDel="00BA2BFD" w:rsidRDefault="00FA0384" w:rsidP="00A3683C">
      <w:pPr>
        <w:rPr>
          <w:del w:id="964" w:author="Cláudio Nóbrega" w:date="2020-07-18T10:40:00Z"/>
        </w:rPr>
      </w:pPr>
    </w:p>
    <w:p w14:paraId="47AC7D2A" w14:textId="60071D48" w:rsidR="00FA0384" w:rsidDel="00BA2BFD" w:rsidRDefault="00FA0384" w:rsidP="00A3683C">
      <w:pPr>
        <w:rPr>
          <w:del w:id="965" w:author="Cláudio Nóbrega" w:date="2020-07-18T10:40:00Z"/>
        </w:rPr>
      </w:pPr>
    </w:p>
    <w:p w14:paraId="2D31049D" w14:textId="77777777" w:rsidR="00FA0384" w:rsidDel="00BA2BFD" w:rsidRDefault="00FA0384" w:rsidP="00A3683C">
      <w:pPr>
        <w:rPr>
          <w:del w:id="966" w:author="Cláudio Nóbrega" w:date="2020-07-18T10:40:00Z"/>
        </w:rPr>
      </w:pPr>
    </w:p>
    <w:p w14:paraId="1CF7579E" w14:textId="77777777" w:rsidR="00CE36AA" w:rsidRPr="00A3683C" w:rsidRDefault="00CE36AA" w:rsidP="00A3683C"/>
    <w:p w14:paraId="56933970" w14:textId="77777777" w:rsidR="00D91320" w:rsidRPr="00A3683C" w:rsidRDefault="00DF37E7" w:rsidP="00A3683C">
      <w:pPr>
        <w:pStyle w:val="Ttulo1"/>
        <w:rPr>
          <w:rFonts w:ascii="Times New Roman" w:hAnsi="Times New Roman" w:cs="Times New Roman"/>
        </w:rPr>
      </w:pPr>
      <w:bookmarkStart w:id="967" w:name="_Toc45963024"/>
      <w:r w:rsidRPr="00A3683C">
        <w:rPr>
          <w:rFonts w:ascii="Times New Roman" w:hAnsi="Times New Roman" w:cs="Times New Roman"/>
        </w:rPr>
        <w:lastRenderedPageBreak/>
        <w:t>RESULTADOS E DISCUSSÃO</w:t>
      </w:r>
      <w:bookmarkEnd w:id="967"/>
    </w:p>
    <w:p w14:paraId="690F641D" w14:textId="291E4117" w:rsidR="00DA1A6B" w:rsidRDefault="009E4E0B" w:rsidP="00CE728F">
      <w:pPr>
        <w:ind w:firstLine="567"/>
        <w:textAlignment w:val="baseline"/>
        <w:rPr>
          <w:rFonts w:ascii="Times New Roman" w:hAnsi="Times New Roman"/>
        </w:rPr>
      </w:pPr>
      <w:r>
        <w:rPr>
          <w:rFonts w:ascii="Times New Roman" w:hAnsi="Times New Roman"/>
        </w:rPr>
        <w:t>D</w:t>
      </w:r>
      <w:r w:rsidR="00824D57">
        <w:rPr>
          <w:rFonts w:ascii="Times New Roman" w:hAnsi="Times New Roman"/>
        </w:rPr>
        <w:t>urante o desenvolvimento do projeto encontramos algumas dificuldades</w:t>
      </w:r>
      <w:r w:rsidR="000056F5">
        <w:rPr>
          <w:rFonts w:ascii="Times New Roman" w:hAnsi="Times New Roman"/>
        </w:rPr>
        <w:t>: as bibliotecas de implementação da linguagem python estavam desatualizadas, impedindo o uso. Houve a tentativa de alterar o código pré-existente para que pudesse ser reutilizado, porém sem sucesso. A cada tentativa surgiam mais erros na programação (como: instalação de bibliotecas e execução) pois estavam dependendo de bibliotecas que não poderiam ser utilizadas. Para contornar esses problemas fo</w:t>
      </w:r>
      <w:r w:rsidR="00CE728F">
        <w:rPr>
          <w:rFonts w:ascii="Times New Roman" w:hAnsi="Times New Roman"/>
        </w:rPr>
        <w:t>ram inseridos dois</w:t>
      </w:r>
      <w:r w:rsidR="000056F5">
        <w:rPr>
          <w:rFonts w:ascii="Times New Roman" w:hAnsi="Times New Roman"/>
        </w:rPr>
        <w:t xml:space="preserve"> novo</w:t>
      </w:r>
      <w:r w:rsidR="00CE728F">
        <w:rPr>
          <w:rFonts w:ascii="Times New Roman" w:hAnsi="Times New Roman"/>
        </w:rPr>
        <w:t>s</w:t>
      </w:r>
      <w:r>
        <w:rPr>
          <w:rFonts w:ascii="Times New Roman" w:hAnsi="Times New Roman"/>
        </w:rPr>
        <w:t xml:space="preserve"> código</w:t>
      </w:r>
      <w:r w:rsidR="00CE728F">
        <w:rPr>
          <w:rFonts w:ascii="Times New Roman" w:hAnsi="Times New Roman"/>
        </w:rPr>
        <w:t>s (</w:t>
      </w:r>
      <w:r w:rsidR="00CE728F" w:rsidRPr="00CE728F">
        <w:rPr>
          <w:rFonts w:ascii="inherit" w:hAnsi="inherit"/>
          <w:color w:val="000000"/>
        </w:rPr>
        <w:t>Landmarks.py</w:t>
      </w:r>
      <w:r w:rsidR="00CE728F">
        <w:rPr>
          <w:rFonts w:ascii="inherit" w:hAnsi="inherit"/>
          <w:color w:val="000000"/>
        </w:rPr>
        <w:t xml:space="preserve"> e </w:t>
      </w:r>
      <w:r w:rsidR="00CE728F" w:rsidRPr="00CE728F">
        <w:rPr>
          <w:rFonts w:ascii="Times New Roman" w:hAnsi="Times New Roman"/>
        </w:rPr>
        <w:t>HandGesture.py</w:t>
      </w:r>
      <w:r w:rsidR="00CE728F">
        <w:rPr>
          <w:rFonts w:ascii="Times New Roman" w:hAnsi="Times New Roman"/>
        </w:rPr>
        <w:t>) com o auxílio do professor e fontes já especificadas anteriormente,</w:t>
      </w:r>
      <w:r>
        <w:rPr>
          <w:rFonts w:ascii="Times New Roman" w:hAnsi="Times New Roman"/>
        </w:rPr>
        <w:t xml:space="preserve"> para atender as expectativas propostas ao grupo.</w:t>
      </w:r>
    </w:p>
    <w:p w14:paraId="7BC03885" w14:textId="32D231C9" w:rsidR="00FA0384" w:rsidRDefault="00FA0384" w:rsidP="0074241E">
      <w:pPr>
        <w:spacing w:after="120"/>
        <w:ind w:firstLine="567"/>
        <w:contextualSpacing/>
        <w:rPr>
          <w:rFonts w:ascii="Times New Roman" w:hAnsi="Times New Roman"/>
        </w:rPr>
      </w:pPr>
      <w:r>
        <w:rPr>
          <w:rFonts w:ascii="Times New Roman" w:hAnsi="Times New Roman"/>
        </w:rPr>
        <w:t>O código Landmarks.py é capaz de reconhecer faces, ao identificá-lo realiza a marcação com pontos em vermelho conforme Figura 03.</w:t>
      </w:r>
    </w:p>
    <w:p w14:paraId="44CCC09D" w14:textId="77777777" w:rsidR="00FA0384" w:rsidRDefault="00FA0384" w:rsidP="0074241E">
      <w:pPr>
        <w:spacing w:after="120"/>
        <w:ind w:firstLine="567"/>
        <w:contextualSpacing/>
        <w:rPr>
          <w:rFonts w:ascii="Times New Roman" w:hAnsi="Times New Roman"/>
        </w:rPr>
      </w:pPr>
    </w:p>
    <w:p w14:paraId="22CB937B" w14:textId="410EC17B" w:rsidR="00FA0384" w:rsidRDefault="00FA0384" w:rsidP="00FA0384">
      <w:pPr>
        <w:pStyle w:val="NormalWeb"/>
        <w:shd w:val="clear" w:color="auto" w:fill="FFFFFF"/>
        <w:spacing w:beforeAutospacing="0" w:after="0" w:afterAutospacing="0" w:line="360" w:lineRule="auto"/>
        <w:jc w:val="center"/>
        <w:rPr>
          <w:rFonts w:ascii="Times New Roman" w:hAnsi="Times New Roman"/>
        </w:rPr>
      </w:pPr>
      <w:r w:rsidRPr="0000385C">
        <w:rPr>
          <w:rFonts w:ascii="Times New Roman" w:hAnsi="Times New Roman"/>
          <w:b/>
          <w:bCs/>
          <w:sz w:val="22"/>
          <w:szCs w:val="22"/>
        </w:rPr>
        <w:t>Figura 0</w:t>
      </w:r>
      <w:r>
        <w:rPr>
          <w:rFonts w:ascii="Times New Roman" w:hAnsi="Times New Roman"/>
          <w:b/>
          <w:bCs/>
          <w:sz w:val="22"/>
          <w:szCs w:val="22"/>
        </w:rPr>
        <w:t>3</w:t>
      </w:r>
      <w:r w:rsidRPr="0000385C">
        <w:rPr>
          <w:rFonts w:ascii="Times New Roman" w:hAnsi="Times New Roman"/>
          <w:b/>
          <w:bCs/>
          <w:sz w:val="22"/>
          <w:szCs w:val="22"/>
        </w:rPr>
        <w:t xml:space="preserve">: </w:t>
      </w:r>
      <w:r>
        <w:rPr>
          <w:rFonts w:ascii="Times New Roman" w:hAnsi="Times New Roman"/>
          <w:b/>
          <w:bCs/>
          <w:sz w:val="22"/>
          <w:szCs w:val="22"/>
        </w:rPr>
        <w:t>Exemplo Face (Alunos)</w:t>
      </w:r>
    </w:p>
    <w:p w14:paraId="61CCA348" w14:textId="0F52591C" w:rsidR="00FA0384" w:rsidRDefault="00FA0384" w:rsidP="0074241E">
      <w:pPr>
        <w:spacing w:after="120"/>
        <w:ind w:firstLine="567"/>
        <w:contextualSpacing/>
        <w:rPr>
          <w:rFonts w:ascii="Times New Roman" w:hAnsi="Times New Roman"/>
        </w:rPr>
      </w:pPr>
      <w:r>
        <w:rPr>
          <w:noProof/>
        </w:rPr>
        <w:drawing>
          <wp:inline distT="0" distB="0" distL="0" distR="0" wp14:anchorId="0F533577" wp14:editId="70C01679">
            <wp:extent cx="5238750" cy="45243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4524375"/>
                    </a:xfrm>
                    <a:prstGeom prst="rect">
                      <a:avLst/>
                    </a:prstGeom>
                    <a:noFill/>
                    <a:ln>
                      <a:noFill/>
                    </a:ln>
                  </pic:spPr>
                </pic:pic>
              </a:graphicData>
            </a:graphic>
          </wp:inline>
        </w:drawing>
      </w:r>
    </w:p>
    <w:p w14:paraId="20A9C164" w14:textId="77777777" w:rsidR="00FA0384" w:rsidRDefault="00FA0384" w:rsidP="00FA0384">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Fonte: Próprios autores</w:t>
      </w:r>
    </w:p>
    <w:p w14:paraId="65313BB2" w14:textId="77777777" w:rsidR="00FA0384" w:rsidRDefault="00FA0384" w:rsidP="0074241E">
      <w:pPr>
        <w:spacing w:after="120"/>
        <w:ind w:firstLine="567"/>
        <w:contextualSpacing/>
        <w:rPr>
          <w:rFonts w:ascii="Times New Roman" w:hAnsi="Times New Roman"/>
        </w:rPr>
      </w:pPr>
    </w:p>
    <w:p w14:paraId="5788E8F2" w14:textId="1179134F" w:rsidR="0074241E" w:rsidRDefault="009E4E0B" w:rsidP="0074241E">
      <w:pPr>
        <w:spacing w:after="120"/>
        <w:ind w:firstLine="567"/>
        <w:contextualSpacing/>
        <w:rPr>
          <w:rFonts w:ascii="Times New Roman" w:hAnsi="Times New Roman"/>
        </w:rPr>
      </w:pPr>
      <w:r>
        <w:rPr>
          <w:rFonts w:ascii="Times New Roman" w:hAnsi="Times New Roman"/>
        </w:rPr>
        <w:lastRenderedPageBreak/>
        <w:t>O código</w:t>
      </w:r>
      <w:r w:rsidR="0074241E">
        <w:rPr>
          <w:rFonts w:ascii="Times New Roman" w:hAnsi="Times New Roman"/>
        </w:rPr>
        <w:t xml:space="preserve"> HandGesture</w:t>
      </w:r>
      <w:r>
        <w:rPr>
          <w:rFonts w:ascii="Times New Roman" w:hAnsi="Times New Roman"/>
        </w:rPr>
        <w:t xml:space="preserve"> é capaz de reconhecer </w:t>
      </w:r>
      <w:r w:rsidR="0074241E">
        <w:rPr>
          <w:rFonts w:ascii="Times New Roman" w:hAnsi="Times New Roman"/>
        </w:rPr>
        <w:t>gestos</w:t>
      </w:r>
      <w:r>
        <w:rPr>
          <w:rFonts w:ascii="Times New Roman" w:hAnsi="Times New Roman"/>
        </w:rPr>
        <w:t>, ao locali</w:t>
      </w:r>
      <w:r w:rsidR="00FA0384">
        <w:rPr>
          <w:rFonts w:ascii="Times New Roman" w:hAnsi="Times New Roman"/>
        </w:rPr>
        <w:t>za</w:t>
      </w:r>
      <w:r w:rsidR="0074241E">
        <w:rPr>
          <w:rFonts w:ascii="Times New Roman" w:hAnsi="Times New Roman"/>
        </w:rPr>
        <w:t xml:space="preserve">-lo o </w:t>
      </w:r>
      <w:r>
        <w:rPr>
          <w:rFonts w:ascii="Times New Roman" w:hAnsi="Times New Roman"/>
        </w:rPr>
        <w:t xml:space="preserve">coloca em uma caixa na cor azul clara mostrando que está conseguindo identificar algo, em seguida faz uma marcação com contorno na cor verde com pontos na cor azul para especificar </w:t>
      </w:r>
      <w:r w:rsidR="0074241E">
        <w:rPr>
          <w:rFonts w:ascii="Times New Roman" w:hAnsi="Times New Roman"/>
        </w:rPr>
        <w:t>o</w:t>
      </w:r>
      <w:r>
        <w:rPr>
          <w:rFonts w:ascii="Times New Roman" w:hAnsi="Times New Roman"/>
        </w:rPr>
        <w:t xml:space="preserve"> gesto, por último realiza a segmentação de imagem deixando </w:t>
      </w:r>
      <w:r w:rsidR="0074241E">
        <w:rPr>
          <w:rFonts w:ascii="Times New Roman" w:hAnsi="Times New Roman"/>
        </w:rPr>
        <w:t xml:space="preserve">o </w:t>
      </w:r>
      <w:r>
        <w:rPr>
          <w:rFonts w:ascii="Times New Roman" w:hAnsi="Times New Roman"/>
        </w:rPr>
        <w:t>gesto em branco com fundo preto.</w:t>
      </w:r>
      <w:r w:rsidR="00FA0384">
        <w:rPr>
          <w:rFonts w:ascii="Times New Roman" w:hAnsi="Times New Roman"/>
        </w:rPr>
        <w:t xml:space="preserve"> Caso seja retirada a mão, exibe uma mensagem de gesto não identificado (“No Hand Detected”).</w:t>
      </w:r>
    </w:p>
    <w:p w14:paraId="079B6E57" w14:textId="4C8AC6A3" w:rsidR="00E94685" w:rsidRDefault="00933BA7" w:rsidP="00FA0384">
      <w:pPr>
        <w:spacing w:after="120"/>
        <w:ind w:firstLine="567"/>
        <w:contextualSpacing/>
        <w:rPr>
          <w:rFonts w:ascii="Times New Roman" w:hAnsi="Times New Roman"/>
        </w:rPr>
      </w:pPr>
      <w:r>
        <w:rPr>
          <w:rFonts w:ascii="Times New Roman" w:hAnsi="Times New Roman"/>
        </w:rPr>
        <w:t xml:space="preserve">Na Figura 04 é possível ver a interação do </w:t>
      </w:r>
      <w:r w:rsidR="00833B37">
        <w:rPr>
          <w:rFonts w:ascii="Times New Roman" w:hAnsi="Times New Roman"/>
        </w:rPr>
        <w:t>programa com o usuário imprimindo na tela a mensagem: “Olá Aluno!”.</w:t>
      </w:r>
    </w:p>
    <w:p w14:paraId="39DEC902" w14:textId="77777777" w:rsidR="00FA0384" w:rsidRDefault="00FA0384" w:rsidP="009E4E0B">
      <w:pPr>
        <w:spacing w:after="120"/>
        <w:ind w:firstLine="567"/>
        <w:contextualSpacing/>
        <w:rPr>
          <w:rFonts w:ascii="Times New Roman" w:hAnsi="Times New Roman"/>
        </w:rPr>
      </w:pPr>
    </w:p>
    <w:p w14:paraId="3F8DD568" w14:textId="101B3ECC" w:rsidR="00E94685" w:rsidRPr="00E94685" w:rsidRDefault="00E94685" w:rsidP="00E94685">
      <w:pPr>
        <w:pStyle w:val="NormalWeb"/>
        <w:shd w:val="clear" w:color="auto" w:fill="FFFFFF"/>
        <w:spacing w:beforeAutospacing="0" w:after="0" w:afterAutospacing="0" w:line="360" w:lineRule="auto"/>
        <w:jc w:val="center"/>
        <w:rPr>
          <w:rFonts w:ascii="Times New Roman" w:hAnsi="Times New Roman"/>
          <w:b/>
          <w:bCs/>
          <w:sz w:val="22"/>
          <w:szCs w:val="22"/>
        </w:rPr>
      </w:pPr>
      <w:r w:rsidRPr="0000385C">
        <w:rPr>
          <w:rFonts w:ascii="Times New Roman" w:hAnsi="Times New Roman"/>
          <w:b/>
          <w:bCs/>
          <w:sz w:val="22"/>
          <w:szCs w:val="22"/>
        </w:rPr>
        <w:t>Figura 0</w:t>
      </w:r>
      <w:r w:rsidR="0074241E">
        <w:rPr>
          <w:rFonts w:ascii="Times New Roman" w:hAnsi="Times New Roman"/>
          <w:b/>
          <w:bCs/>
          <w:sz w:val="22"/>
          <w:szCs w:val="22"/>
        </w:rPr>
        <w:t>4</w:t>
      </w:r>
      <w:r w:rsidRPr="0000385C">
        <w:rPr>
          <w:rFonts w:ascii="Times New Roman" w:hAnsi="Times New Roman"/>
          <w:b/>
          <w:bCs/>
          <w:sz w:val="22"/>
          <w:szCs w:val="22"/>
        </w:rPr>
        <w:t xml:space="preserve">: </w:t>
      </w:r>
      <w:r>
        <w:rPr>
          <w:rFonts w:ascii="Times New Roman" w:hAnsi="Times New Roman"/>
          <w:b/>
          <w:bCs/>
          <w:sz w:val="22"/>
          <w:szCs w:val="22"/>
        </w:rPr>
        <w:t>Exemplo Gesto (Alunos)</w:t>
      </w:r>
    </w:p>
    <w:p w14:paraId="60261627" w14:textId="6398201A" w:rsidR="00933BA7" w:rsidRDefault="00933BA7" w:rsidP="00933BA7">
      <w:pPr>
        <w:spacing w:after="120"/>
        <w:contextualSpacing/>
        <w:rPr>
          <w:rFonts w:ascii="Times New Roman" w:hAnsi="Times New Roman"/>
        </w:rPr>
      </w:pPr>
      <w:r>
        <w:rPr>
          <w:noProof/>
        </w:rPr>
        <w:drawing>
          <wp:inline distT="0" distB="0" distL="0" distR="0" wp14:anchorId="70D9C0DE" wp14:editId="29131763">
            <wp:extent cx="5760720" cy="29146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823" b="6178"/>
                    <a:stretch/>
                  </pic:blipFill>
                  <pic:spPr bwMode="auto">
                    <a:xfrm>
                      <a:off x="0" y="0"/>
                      <a:ext cx="5760720"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3F798E76" w14:textId="2AC9930D" w:rsidR="00933BA7" w:rsidRDefault="00E94685" w:rsidP="00933BA7">
      <w:pPr>
        <w:pStyle w:val="NormalWeb"/>
        <w:shd w:val="clear" w:color="auto" w:fill="FFFFFF"/>
        <w:spacing w:beforeAutospacing="0" w:after="0" w:afterAutospacing="0" w:line="360" w:lineRule="auto"/>
        <w:jc w:val="center"/>
        <w:rPr>
          <w:rFonts w:ascii="Times New Roman" w:hAnsi="Times New Roman"/>
          <w:b/>
          <w:bCs/>
          <w:sz w:val="22"/>
          <w:szCs w:val="22"/>
        </w:rPr>
      </w:pPr>
      <w:r>
        <w:rPr>
          <w:rFonts w:ascii="Times New Roman" w:hAnsi="Times New Roman"/>
          <w:b/>
          <w:bCs/>
          <w:sz w:val="22"/>
          <w:szCs w:val="22"/>
        </w:rPr>
        <w:t>Fonte: Próprios autores</w:t>
      </w:r>
    </w:p>
    <w:p w14:paraId="5E1482A6" w14:textId="77777777" w:rsidR="00933BA7" w:rsidRDefault="00933BA7" w:rsidP="009E4E0B">
      <w:pPr>
        <w:spacing w:after="120"/>
        <w:ind w:firstLine="567"/>
        <w:contextualSpacing/>
        <w:rPr>
          <w:rFonts w:ascii="Times New Roman" w:hAnsi="Times New Roman"/>
        </w:rPr>
      </w:pPr>
    </w:p>
    <w:p w14:paraId="31B4AA52" w14:textId="628761AE" w:rsidR="001318A7" w:rsidRDefault="001318A7" w:rsidP="00A3683C">
      <w:pPr>
        <w:spacing w:after="120"/>
        <w:contextualSpacing/>
        <w:rPr>
          <w:rFonts w:ascii="Times New Roman" w:hAnsi="Times New Roman"/>
        </w:rPr>
      </w:pPr>
    </w:p>
    <w:p w14:paraId="7EBB28D9" w14:textId="18A6F26E" w:rsidR="001318A7" w:rsidRDefault="001318A7" w:rsidP="00A3683C">
      <w:pPr>
        <w:spacing w:after="120"/>
        <w:contextualSpacing/>
        <w:rPr>
          <w:rFonts w:ascii="Times New Roman" w:hAnsi="Times New Roman"/>
        </w:rPr>
      </w:pPr>
    </w:p>
    <w:p w14:paraId="57AF1C0F" w14:textId="033731E3" w:rsidR="001318A7" w:rsidRDefault="001318A7" w:rsidP="00A3683C">
      <w:pPr>
        <w:spacing w:after="120"/>
        <w:contextualSpacing/>
        <w:rPr>
          <w:rFonts w:ascii="Times New Roman" w:hAnsi="Times New Roman"/>
        </w:rPr>
      </w:pPr>
    </w:p>
    <w:p w14:paraId="7781950C" w14:textId="02F33F9F" w:rsidR="001318A7" w:rsidRDefault="001318A7" w:rsidP="00A3683C">
      <w:pPr>
        <w:spacing w:after="120"/>
        <w:contextualSpacing/>
        <w:rPr>
          <w:rFonts w:ascii="Times New Roman" w:hAnsi="Times New Roman"/>
        </w:rPr>
      </w:pPr>
    </w:p>
    <w:p w14:paraId="48DC7986" w14:textId="4D2EDD74" w:rsidR="00FA0384" w:rsidRDefault="00FA0384" w:rsidP="00A3683C">
      <w:pPr>
        <w:spacing w:after="120"/>
        <w:contextualSpacing/>
        <w:rPr>
          <w:rFonts w:ascii="Times New Roman" w:hAnsi="Times New Roman"/>
        </w:rPr>
      </w:pPr>
    </w:p>
    <w:p w14:paraId="19F27878" w14:textId="77777777" w:rsidR="00FA0384" w:rsidRDefault="00FA0384" w:rsidP="00A3683C">
      <w:pPr>
        <w:spacing w:after="120"/>
        <w:contextualSpacing/>
        <w:rPr>
          <w:rFonts w:ascii="Times New Roman" w:hAnsi="Times New Roman"/>
        </w:rPr>
      </w:pPr>
    </w:p>
    <w:p w14:paraId="4BB4AB38" w14:textId="7E1CEA28" w:rsidR="001318A7" w:rsidRDefault="001318A7" w:rsidP="00A3683C">
      <w:pPr>
        <w:spacing w:after="120"/>
        <w:contextualSpacing/>
        <w:rPr>
          <w:ins w:id="968" w:author="Cláudio Nóbrega" w:date="2020-07-18T11:09:00Z"/>
          <w:rFonts w:ascii="Times New Roman" w:hAnsi="Times New Roman"/>
        </w:rPr>
      </w:pPr>
    </w:p>
    <w:p w14:paraId="364FFE90" w14:textId="77777777" w:rsidR="00805346" w:rsidRDefault="00805346" w:rsidP="00A3683C">
      <w:pPr>
        <w:spacing w:after="120"/>
        <w:contextualSpacing/>
        <w:rPr>
          <w:rFonts w:ascii="Times New Roman" w:hAnsi="Times New Roman"/>
        </w:rPr>
      </w:pPr>
    </w:p>
    <w:p w14:paraId="13D1E21F" w14:textId="5C5405DE" w:rsidR="001318A7" w:rsidRDefault="001318A7" w:rsidP="00A3683C">
      <w:pPr>
        <w:spacing w:after="120"/>
        <w:contextualSpacing/>
        <w:rPr>
          <w:rFonts w:ascii="Times New Roman" w:hAnsi="Times New Roman"/>
        </w:rPr>
      </w:pPr>
    </w:p>
    <w:p w14:paraId="756D6E80" w14:textId="76732C58" w:rsidR="00CE3AC1" w:rsidRPr="00933BA7" w:rsidRDefault="005B3567" w:rsidP="00A3683C">
      <w:pPr>
        <w:pStyle w:val="Ttulo1"/>
        <w:rPr>
          <w:rFonts w:ascii="Times New Roman" w:hAnsi="Times New Roman" w:cs="Times New Roman"/>
        </w:rPr>
      </w:pPr>
      <w:bookmarkStart w:id="969" w:name="_Toc45963025"/>
      <w:r w:rsidRPr="00A3683C">
        <w:rPr>
          <w:rFonts w:ascii="Times New Roman" w:hAnsi="Times New Roman" w:cs="Times New Roman"/>
        </w:rPr>
        <w:lastRenderedPageBreak/>
        <w:t>CONSIDERAÇÕES FINAIS</w:t>
      </w:r>
      <w:bookmarkEnd w:id="921"/>
      <w:bookmarkEnd w:id="969"/>
    </w:p>
    <w:p w14:paraId="02350B4E" w14:textId="5D0009CE" w:rsidR="004C5C4F" w:rsidRDefault="00933BA7" w:rsidP="009E4E0B">
      <w:pPr>
        <w:ind w:firstLine="567"/>
        <w:rPr>
          <w:rFonts w:ascii="Times New Roman" w:hAnsi="Times New Roman"/>
        </w:rPr>
      </w:pPr>
      <w:r w:rsidRPr="00933BA7">
        <w:rPr>
          <w:rFonts w:ascii="Times New Roman" w:hAnsi="Times New Roman"/>
        </w:rPr>
        <w:t>Ao desenvolver o projeto pudemos notar que a</w:t>
      </w:r>
      <w:r w:rsidR="0074241E">
        <w:rPr>
          <w:rFonts w:ascii="Times New Roman" w:hAnsi="Times New Roman"/>
        </w:rPr>
        <w:t>s</w:t>
      </w:r>
      <w:r w:rsidRPr="00933BA7">
        <w:rPr>
          <w:rFonts w:ascii="Times New Roman" w:hAnsi="Times New Roman"/>
        </w:rPr>
        <w:t xml:space="preserve"> implantaç</w:t>
      </w:r>
      <w:r w:rsidR="0074241E">
        <w:rPr>
          <w:rFonts w:ascii="Times New Roman" w:hAnsi="Times New Roman"/>
        </w:rPr>
        <w:t>ões</w:t>
      </w:r>
      <w:r w:rsidRPr="00933BA7">
        <w:rPr>
          <w:rFonts w:ascii="Times New Roman" w:hAnsi="Times New Roman"/>
        </w:rPr>
        <w:t xml:space="preserve"> </w:t>
      </w:r>
      <w:r w:rsidR="0074241E">
        <w:rPr>
          <w:rFonts w:ascii="Times New Roman" w:hAnsi="Times New Roman"/>
        </w:rPr>
        <w:t>dos códigos Landmarks.py e HandGesture.py</w:t>
      </w:r>
      <w:r w:rsidRPr="00933BA7">
        <w:rPr>
          <w:rFonts w:ascii="Times New Roman" w:hAnsi="Times New Roman"/>
        </w:rPr>
        <w:t xml:space="preserve"> facilitar</w:t>
      </w:r>
      <w:r w:rsidR="0074241E">
        <w:rPr>
          <w:rFonts w:ascii="Times New Roman" w:hAnsi="Times New Roman"/>
        </w:rPr>
        <w:t>ão</w:t>
      </w:r>
      <w:r>
        <w:rPr>
          <w:rFonts w:ascii="Times New Roman" w:hAnsi="Times New Roman"/>
        </w:rPr>
        <w:t xml:space="preserve"> e contribuir</w:t>
      </w:r>
      <w:r w:rsidR="0074241E">
        <w:rPr>
          <w:rFonts w:ascii="Times New Roman" w:hAnsi="Times New Roman"/>
        </w:rPr>
        <w:t>ão</w:t>
      </w:r>
      <w:r>
        <w:rPr>
          <w:rFonts w:ascii="Times New Roman" w:hAnsi="Times New Roman"/>
        </w:rPr>
        <w:t xml:space="preserve"> para a conclusão do Fatequino.</w:t>
      </w:r>
    </w:p>
    <w:p w14:paraId="249ADD13" w14:textId="6E1ED81B" w:rsidR="00933BA7" w:rsidRDefault="00933BA7" w:rsidP="009E4E0B">
      <w:pPr>
        <w:ind w:firstLine="567"/>
        <w:rPr>
          <w:rFonts w:ascii="Times New Roman" w:hAnsi="Times New Roman"/>
        </w:rPr>
      </w:pPr>
      <w:r>
        <w:rPr>
          <w:rFonts w:ascii="Times New Roman" w:hAnsi="Times New Roman"/>
        </w:rPr>
        <w:t>Apesar dos empecilhos durante o desenvolvimento, podemos observar que o</w:t>
      </w:r>
      <w:r w:rsidR="0074241E">
        <w:rPr>
          <w:rFonts w:ascii="Times New Roman" w:hAnsi="Times New Roman"/>
        </w:rPr>
        <w:t>s</w:t>
      </w:r>
      <w:r>
        <w:rPr>
          <w:rFonts w:ascii="Times New Roman" w:hAnsi="Times New Roman"/>
        </w:rPr>
        <w:t xml:space="preserve"> código</w:t>
      </w:r>
      <w:r w:rsidR="0074241E">
        <w:rPr>
          <w:rFonts w:ascii="Times New Roman" w:hAnsi="Times New Roman"/>
        </w:rPr>
        <w:t>s</w:t>
      </w:r>
      <w:r>
        <w:rPr>
          <w:rFonts w:ascii="Times New Roman" w:hAnsi="Times New Roman"/>
        </w:rPr>
        <w:t xml:space="preserve"> far</w:t>
      </w:r>
      <w:r w:rsidR="0074241E">
        <w:rPr>
          <w:rFonts w:ascii="Times New Roman" w:hAnsi="Times New Roman"/>
        </w:rPr>
        <w:t>ão</w:t>
      </w:r>
      <w:r>
        <w:rPr>
          <w:rFonts w:ascii="Times New Roman" w:hAnsi="Times New Roman"/>
        </w:rPr>
        <w:t xml:space="preserve"> o auxílio para futuros grupos pois ele</w:t>
      </w:r>
      <w:r w:rsidR="0074241E">
        <w:rPr>
          <w:rFonts w:ascii="Times New Roman" w:hAnsi="Times New Roman"/>
        </w:rPr>
        <w:t>s</w:t>
      </w:r>
      <w:r>
        <w:rPr>
          <w:rFonts w:ascii="Times New Roman" w:hAnsi="Times New Roman"/>
        </w:rPr>
        <w:t xml:space="preserve"> </w:t>
      </w:r>
      <w:r w:rsidR="0074241E">
        <w:rPr>
          <w:rFonts w:ascii="Times New Roman" w:hAnsi="Times New Roman"/>
        </w:rPr>
        <w:t>são</w:t>
      </w:r>
      <w:r>
        <w:rPr>
          <w:rFonts w:ascii="Times New Roman" w:hAnsi="Times New Roman"/>
        </w:rPr>
        <w:t xml:space="preserve"> capaz</w:t>
      </w:r>
      <w:r w:rsidR="0074241E">
        <w:rPr>
          <w:rFonts w:ascii="Times New Roman" w:hAnsi="Times New Roman"/>
        </w:rPr>
        <w:t>es</w:t>
      </w:r>
      <w:r>
        <w:rPr>
          <w:rFonts w:ascii="Times New Roman" w:hAnsi="Times New Roman"/>
        </w:rPr>
        <w:t xml:space="preserve"> de reconhecer gestos específicos e faces realizando a segmentação de imagem. Futuramente esse</w:t>
      </w:r>
      <w:r w:rsidR="0074241E">
        <w:rPr>
          <w:rFonts w:ascii="Times New Roman" w:hAnsi="Times New Roman"/>
        </w:rPr>
        <w:t>s</w:t>
      </w:r>
      <w:r>
        <w:rPr>
          <w:rFonts w:ascii="Times New Roman" w:hAnsi="Times New Roman"/>
        </w:rPr>
        <w:t xml:space="preserve"> código</w:t>
      </w:r>
      <w:r w:rsidR="0074241E">
        <w:rPr>
          <w:rFonts w:ascii="Times New Roman" w:hAnsi="Times New Roman"/>
        </w:rPr>
        <w:t>s</w:t>
      </w:r>
      <w:r>
        <w:rPr>
          <w:rFonts w:ascii="Times New Roman" w:hAnsi="Times New Roman"/>
        </w:rPr>
        <w:t xml:space="preserve"> far</w:t>
      </w:r>
      <w:r w:rsidR="0074241E">
        <w:rPr>
          <w:rFonts w:ascii="Times New Roman" w:hAnsi="Times New Roman"/>
        </w:rPr>
        <w:t>ão</w:t>
      </w:r>
      <w:r>
        <w:rPr>
          <w:rFonts w:ascii="Times New Roman" w:hAnsi="Times New Roman"/>
        </w:rPr>
        <w:t xml:space="preserve"> parte da integração no Fatequino, sendo possível interagir com o aluno ou visitante.</w:t>
      </w:r>
    </w:p>
    <w:p w14:paraId="615700DE" w14:textId="74ECE58A" w:rsidR="00BA2BFD" w:rsidRDefault="00933BA7" w:rsidP="00BA2BFD">
      <w:pPr>
        <w:ind w:firstLine="567"/>
        <w:rPr>
          <w:ins w:id="970" w:author="Cláudio Nóbrega" w:date="2020-07-18T10:59:00Z"/>
          <w:rFonts w:ascii="Times New Roman" w:hAnsi="Times New Roman"/>
        </w:rPr>
      </w:pPr>
      <w:r>
        <w:rPr>
          <w:rFonts w:ascii="Times New Roman" w:hAnsi="Times New Roman"/>
        </w:rPr>
        <w:t xml:space="preserve">Todos os códigos, </w:t>
      </w:r>
      <w:r w:rsidR="00FA0384">
        <w:rPr>
          <w:rFonts w:ascii="Times New Roman" w:hAnsi="Times New Roman"/>
        </w:rPr>
        <w:t>leia-me</w:t>
      </w:r>
      <w:r>
        <w:rPr>
          <w:rFonts w:ascii="Times New Roman" w:hAnsi="Times New Roman"/>
        </w:rPr>
        <w:t xml:space="preserve">, licenças, documentação, powerpoint e exemplos estão disponíveis com o professor responsável, no </w:t>
      </w:r>
      <w:proofErr w:type="spellStart"/>
      <w:r>
        <w:rPr>
          <w:rFonts w:ascii="Times New Roman" w:hAnsi="Times New Roman"/>
        </w:rPr>
        <w:t>trello</w:t>
      </w:r>
      <w:proofErr w:type="spellEnd"/>
      <w:r>
        <w:rPr>
          <w:rFonts w:ascii="Times New Roman" w:hAnsi="Times New Roman"/>
        </w:rPr>
        <w:t xml:space="preserve"> e </w:t>
      </w:r>
      <w:proofErr w:type="spellStart"/>
      <w:r>
        <w:rPr>
          <w:rFonts w:ascii="Times New Roman" w:hAnsi="Times New Roman"/>
        </w:rPr>
        <w:t>github</w:t>
      </w:r>
      <w:proofErr w:type="spellEnd"/>
      <w:r>
        <w:rPr>
          <w:rFonts w:ascii="Times New Roman" w:hAnsi="Times New Roman"/>
        </w:rPr>
        <w:t>.</w:t>
      </w:r>
    </w:p>
    <w:p w14:paraId="3F2EE69B" w14:textId="77777777" w:rsidR="00E708C9" w:rsidRDefault="00E708C9" w:rsidP="00BA2BFD">
      <w:pPr>
        <w:ind w:firstLine="567"/>
        <w:rPr>
          <w:ins w:id="971" w:author="Cláudio Nóbrega" w:date="2020-07-18T10:58:00Z"/>
          <w:rFonts w:ascii="Times New Roman" w:hAnsi="Times New Roman"/>
        </w:rPr>
      </w:pPr>
    </w:p>
    <w:p w14:paraId="7D751E21" w14:textId="0CF1BB40" w:rsidR="00BA2BFD" w:rsidRPr="00E708C9" w:rsidRDefault="00E708C9" w:rsidP="00E708C9">
      <w:pPr>
        <w:pStyle w:val="Ttulo1"/>
        <w:rPr>
          <w:rFonts w:ascii="Times New Roman" w:hAnsi="Times New Roman" w:cs="Times New Roman"/>
          <w:rPrChange w:id="972" w:author="Cláudio Nóbrega" w:date="2020-07-18T10:59:00Z">
            <w:rPr/>
          </w:rPrChange>
        </w:rPr>
        <w:pPrChange w:id="973" w:author="Cláudio Nóbrega" w:date="2020-07-18T10:59:00Z">
          <w:pPr>
            <w:ind w:firstLine="567"/>
          </w:pPr>
        </w:pPrChange>
      </w:pPr>
      <w:bookmarkStart w:id="974" w:name="_Toc45963026"/>
      <w:ins w:id="975" w:author="Cláudio Nóbrega" w:date="2020-07-18T11:00:00Z">
        <w:r>
          <w:rPr>
            <w:rFonts w:ascii="Times New Roman" w:hAnsi="Times New Roman" w:cs="Times New Roman"/>
          </w:rPr>
          <w:t>TRABALHOS FUTUROS</w:t>
        </w:r>
      </w:ins>
      <w:bookmarkEnd w:id="974"/>
    </w:p>
    <w:p w14:paraId="4B292A7A" w14:textId="6740A46E" w:rsidR="00E4144D" w:rsidRPr="00CF4C2D" w:rsidDel="00E708C9" w:rsidRDefault="00A324D7">
      <w:pPr>
        <w:pStyle w:val="Ttulo1"/>
        <w:rPr>
          <w:ins w:id="976" w:author="mario marques" w:date="2020-07-17T17:49:00Z"/>
          <w:del w:id="977" w:author="Cláudio Nóbrega" w:date="2020-07-18T10:59:00Z"/>
          <w:rFonts w:ascii="Times New Roman" w:hAnsi="Times New Roman" w:cs="Times New Roman"/>
          <w:rPrChange w:id="978" w:author="Cláudio Nóbrega" w:date="2020-07-18T10:37:00Z">
            <w:rPr>
              <w:ins w:id="979" w:author="mario marques" w:date="2020-07-17T17:49:00Z"/>
              <w:del w:id="980" w:author="Cláudio Nóbrega" w:date="2020-07-18T10:59:00Z"/>
            </w:rPr>
          </w:rPrChange>
        </w:rPr>
        <w:pPrChange w:id="981" w:author="mario marques" w:date="2020-07-17T17:49:00Z">
          <w:pPr/>
        </w:pPrChange>
      </w:pPr>
      <w:ins w:id="982" w:author="mario marques" w:date="2020-07-17T17:49:00Z">
        <w:del w:id="983" w:author="Cláudio Nóbrega" w:date="2020-07-18T10:59:00Z">
          <w:r w:rsidRPr="00CF4C2D" w:rsidDel="00E708C9">
            <w:rPr>
              <w:rFonts w:ascii="Times New Roman" w:hAnsi="Times New Roman" w:cs="Times New Roman"/>
              <w:rPrChange w:id="984" w:author="Cláudio Nóbrega" w:date="2020-07-18T10:37:00Z">
                <w:rPr/>
              </w:rPrChange>
            </w:rPr>
            <w:delText>Trabalhos futuros</w:delText>
          </w:r>
        </w:del>
      </w:ins>
    </w:p>
    <w:p w14:paraId="7493E11D" w14:textId="77777777" w:rsidR="00CF4C2D" w:rsidRDefault="00CF4C2D" w:rsidP="00CF4C2D">
      <w:pPr>
        <w:pStyle w:val="SemEspaamento"/>
        <w:spacing w:line="360" w:lineRule="auto"/>
        <w:ind w:firstLine="567"/>
        <w:jc w:val="both"/>
        <w:rPr>
          <w:ins w:id="985" w:author="Cláudio Nóbrega" w:date="2020-07-18T10:37:00Z"/>
          <w:rFonts w:ascii="Times New Roman" w:hAnsi="Times New Roman" w:cs="Times New Roman"/>
          <w:sz w:val="24"/>
          <w:szCs w:val="24"/>
        </w:rPr>
      </w:pPr>
      <w:ins w:id="986" w:author="Cláudio Nóbrega" w:date="2020-07-18T10:37:00Z">
        <w:r>
          <w:rPr>
            <w:rFonts w:ascii="Times New Roman" w:hAnsi="Times New Roman" w:cs="Times New Roman"/>
            <w:sz w:val="24"/>
            <w:szCs w:val="24"/>
          </w:rPr>
          <w:t>Com relação às projeções futuras referente ao projeto, tem-se em mente a integração com as demais partes correlacionadas ao Projeto Fatequino. Sendo um deles: grupo de Interação a qual terá a importante tarefa de implantar o código no robô a fim que seja captada a imagem através da câmera embutida no Fatequino.</w:t>
        </w:r>
      </w:ins>
    </w:p>
    <w:p w14:paraId="181645F0" w14:textId="5AFE9B2D" w:rsidR="00CF4C2D" w:rsidRDefault="00CF4C2D" w:rsidP="00CF4C2D">
      <w:pPr>
        <w:pStyle w:val="SemEspaamento"/>
        <w:spacing w:line="360" w:lineRule="auto"/>
        <w:ind w:firstLine="567"/>
        <w:jc w:val="both"/>
        <w:rPr>
          <w:ins w:id="987" w:author="Cláudio Nóbrega" w:date="2020-07-18T10:37:00Z"/>
          <w:rFonts w:ascii="Times New Roman" w:hAnsi="Times New Roman" w:cs="Times New Roman"/>
          <w:sz w:val="24"/>
          <w:szCs w:val="24"/>
        </w:rPr>
        <w:pPrChange w:id="988" w:author="Cláudio Nóbrega" w:date="2020-07-18T10:37:00Z">
          <w:pPr>
            <w:pStyle w:val="SemEspaamento"/>
            <w:spacing w:line="360" w:lineRule="auto"/>
            <w:jc w:val="both"/>
          </w:pPr>
        </w:pPrChange>
      </w:pPr>
      <w:ins w:id="989" w:author="Cláudio Nóbrega" w:date="2020-07-18T10:37:00Z">
        <w:r>
          <w:rPr>
            <w:rFonts w:ascii="Times New Roman" w:hAnsi="Times New Roman" w:cs="Times New Roman"/>
            <w:sz w:val="24"/>
            <w:szCs w:val="24"/>
          </w:rPr>
          <w:t>Já as projeções futuras do grupo de visão, os integrantes terão como extrema importância a integração dos códigos de gestos e captura de faces, podendo assim, incrementar essas duas funções que no momento não estão conectadas diretamente. É necessário também a inserção de uma função que possa enviar as imagens capturadas para um servidor do próprio Fatequino, para que quando alguém o necessite do robô, essa pessoa já esteja devidamente cadastrada, evitando uma nova captura de imagem.</w:t>
        </w:r>
      </w:ins>
    </w:p>
    <w:p w14:paraId="16F0B969" w14:textId="13FAD050" w:rsidR="00A324D7" w:rsidDel="00CF4C2D" w:rsidRDefault="00A324D7" w:rsidP="00A3683C">
      <w:pPr>
        <w:rPr>
          <w:del w:id="990" w:author="Cláudio Nóbrega" w:date="2020-07-18T10:37:00Z"/>
        </w:rPr>
      </w:pPr>
      <w:ins w:id="991" w:author="mario marques" w:date="2020-07-17T17:49:00Z">
        <w:del w:id="992" w:author="Cláudio Nóbrega" w:date="2020-07-18T10:37:00Z">
          <w:r w:rsidDel="00CF4C2D">
            <w:delText>????????????????????</w:delText>
          </w:r>
        </w:del>
      </w:ins>
    </w:p>
    <w:p w14:paraId="58AFCE95" w14:textId="77777777" w:rsidR="00216680" w:rsidRDefault="00216680" w:rsidP="00A3683C"/>
    <w:p w14:paraId="50C555F2" w14:textId="38769796" w:rsidR="00E4144D" w:rsidRDefault="00E4144D" w:rsidP="00A3683C"/>
    <w:p w14:paraId="38A22178" w14:textId="433B9AC0" w:rsidR="001318A7" w:rsidRDefault="001318A7" w:rsidP="00A3683C"/>
    <w:p w14:paraId="60AC82D4" w14:textId="5523D901" w:rsidR="001318A7" w:rsidRDefault="001318A7" w:rsidP="00A3683C"/>
    <w:p w14:paraId="5B48DAF8" w14:textId="1505539B" w:rsidR="001318A7" w:rsidRDefault="001318A7" w:rsidP="00A3683C"/>
    <w:p w14:paraId="08653049" w14:textId="2CFA253B" w:rsidR="001318A7" w:rsidRDefault="001318A7" w:rsidP="00A3683C"/>
    <w:p w14:paraId="13731191" w14:textId="4075A5F1" w:rsidR="001318A7" w:rsidRDefault="001318A7" w:rsidP="00A3683C"/>
    <w:p w14:paraId="7C6BE637" w14:textId="526BB9C0" w:rsidR="001318A7" w:rsidRDefault="001318A7" w:rsidP="00A3683C"/>
    <w:p w14:paraId="09C1D8A4" w14:textId="6CA0AF8B" w:rsidR="001318A7" w:rsidRDefault="001318A7" w:rsidP="00A3683C"/>
    <w:p w14:paraId="6B7B4887" w14:textId="739A4592" w:rsidR="001318A7" w:rsidRDefault="001318A7" w:rsidP="00A3683C"/>
    <w:p w14:paraId="006BECDA" w14:textId="476A0F95" w:rsidR="001318A7" w:rsidRDefault="001318A7" w:rsidP="00A3683C"/>
    <w:p w14:paraId="4AE49D4C" w14:textId="3F734D91" w:rsidR="001318A7" w:rsidDel="00BA2BFD" w:rsidRDefault="001318A7" w:rsidP="00A3683C">
      <w:pPr>
        <w:rPr>
          <w:del w:id="993" w:author="Cláudio Nóbrega" w:date="2020-07-18T10:41:00Z"/>
        </w:rPr>
      </w:pPr>
    </w:p>
    <w:p w14:paraId="45738F2A" w14:textId="1973F9CF" w:rsidR="001318A7" w:rsidDel="00BA2BFD" w:rsidRDefault="001318A7" w:rsidP="00A3683C">
      <w:pPr>
        <w:rPr>
          <w:del w:id="994" w:author="Cláudio Nóbrega" w:date="2020-07-18T10:41:00Z"/>
        </w:rPr>
      </w:pPr>
    </w:p>
    <w:p w14:paraId="5092371C" w14:textId="11433313" w:rsidR="001318A7" w:rsidDel="00BA2BFD" w:rsidRDefault="001318A7" w:rsidP="00A3683C">
      <w:pPr>
        <w:rPr>
          <w:del w:id="995" w:author="Cláudio Nóbrega" w:date="2020-07-18T10:41:00Z"/>
        </w:rPr>
      </w:pPr>
    </w:p>
    <w:p w14:paraId="35F05574" w14:textId="5A0B0E35" w:rsidR="001318A7" w:rsidDel="00BA2BFD" w:rsidRDefault="001318A7" w:rsidP="00A3683C">
      <w:pPr>
        <w:rPr>
          <w:del w:id="996" w:author="Cláudio Nóbrega" w:date="2020-07-18T10:41:00Z"/>
        </w:rPr>
      </w:pPr>
    </w:p>
    <w:p w14:paraId="23BFEDBD" w14:textId="752CEAD5" w:rsidR="001318A7" w:rsidDel="00BA2BFD" w:rsidRDefault="001318A7" w:rsidP="00A3683C">
      <w:pPr>
        <w:rPr>
          <w:del w:id="997" w:author="Cláudio Nóbrega" w:date="2020-07-18T10:41:00Z"/>
        </w:rPr>
      </w:pPr>
    </w:p>
    <w:p w14:paraId="2A6426E6" w14:textId="5739D694" w:rsidR="001318A7" w:rsidDel="00BA2BFD" w:rsidRDefault="001318A7" w:rsidP="00A3683C">
      <w:pPr>
        <w:rPr>
          <w:del w:id="998" w:author="Cláudio Nóbrega" w:date="2020-07-18T10:41:00Z"/>
        </w:rPr>
      </w:pPr>
    </w:p>
    <w:p w14:paraId="1435F50A" w14:textId="60E9C681" w:rsidR="001318A7" w:rsidDel="00BA2BFD" w:rsidRDefault="001318A7" w:rsidP="00A3683C">
      <w:pPr>
        <w:rPr>
          <w:del w:id="999" w:author="Cláudio Nóbrega" w:date="2020-07-18T10:41:00Z"/>
        </w:rPr>
      </w:pPr>
    </w:p>
    <w:p w14:paraId="0A5A643A" w14:textId="03711B6F" w:rsidR="001318A7" w:rsidDel="00BA2BFD" w:rsidRDefault="001318A7" w:rsidP="00A3683C">
      <w:pPr>
        <w:rPr>
          <w:del w:id="1000" w:author="Cláudio Nóbrega" w:date="2020-07-18T10:41:00Z"/>
        </w:rPr>
      </w:pPr>
    </w:p>
    <w:p w14:paraId="1774A592" w14:textId="25361943" w:rsidR="001318A7" w:rsidDel="00BA2BFD" w:rsidRDefault="001318A7" w:rsidP="00A3683C">
      <w:pPr>
        <w:rPr>
          <w:del w:id="1001" w:author="Cláudio Nóbrega" w:date="2020-07-18T10:41:00Z"/>
        </w:rPr>
      </w:pPr>
    </w:p>
    <w:p w14:paraId="3B2EB4B7" w14:textId="09D7920C" w:rsidR="001318A7" w:rsidDel="001C3174" w:rsidRDefault="001318A7" w:rsidP="00A3683C">
      <w:pPr>
        <w:rPr>
          <w:del w:id="1002" w:author="Cláudio Nóbrega" w:date="2020-07-18T10:25:00Z"/>
        </w:rPr>
      </w:pPr>
    </w:p>
    <w:p w14:paraId="2E0A875D" w14:textId="64F7CCAE" w:rsidR="001318A7" w:rsidDel="001C3174" w:rsidRDefault="001318A7" w:rsidP="00A3683C">
      <w:pPr>
        <w:rPr>
          <w:del w:id="1003" w:author="Cláudio Nóbrega" w:date="2020-07-18T10:25:00Z"/>
        </w:rPr>
      </w:pPr>
    </w:p>
    <w:p w14:paraId="04F548C6" w14:textId="77777777" w:rsidR="001318A7" w:rsidRDefault="001318A7" w:rsidP="00A3683C"/>
    <w:p w14:paraId="38317562" w14:textId="77777777" w:rsidR="003718C7" w:rsidRPr="001318A7" w:rsidRDefault="000B308A" w:rsidP="001318A7">
      <w:pPr>
        <w:pStyle w:val="Ttulo1"/>
        <w:numPr>
          <w:ilvl w:val="0"/>
          <w:numId w:val="0"/>
        </w:numPr>
        <w:rPr>
          <w:rFonts w:ascii="Times New Roman" w:hAnsi="Times New Roman" w:cs="Times New Roman"/>
        </w:rPr>
      </w:pPr>
      <w:bookmarkStart w:id="1004" w:name="_Toc45963027"/>
      <w:r w:rsidRPr="001318A7">
        <w:rPr>
          <w:rFonts w:ascii="Times New Roman" w:hAnsi="Times New Roman" w:cs="Times New Roman"/>
        </w:rPr>
        <w:lastRenderedPageBreak/>
        <w:t>REFERÊNCIAS</w:t>
      </w:r>
      <w:bookmarkEnd w:id="1004"/>
    </w:p>
    <w:p w14:paraId="5A56B1D2" w14:textId="4EE2F131" w:rsidR="00036DB1" w:rsidRPr="00BA2BFD" w:rsidRDefault="00036DB1" w:rsidP="00BA2BFD">
      <w:pPr>
        <w:rPr>
          <w:moveTo w:id="1005" w:author="Cláudio Nóbrega" w:date="2020-07-18T10:17:00Z"/>
          <w:rFonts w:ascii="Times New Roman" w:hAnsi="Times New Roman"/>
          <w:color w:val="000000"/>
          <w:rPrChange w:id="1006" w:author="Cláudio Nóbrega" w:date="2020-07-18T10:42:00Z">
            <w:rPr>
              <w:moveTo w:id="1007" w:author="Cláudio Nóbrega" w:date="2020-07-18T10:17:00Z"/>
              <w:rFonts w:asciiTheme="majorEastAsia" w:hAnsiTheme="majorEastAsia" w:cstheme="majorEastAsia"/>
              <w:color w:val="000000"/>
            </w:rPr>
          </w:rPrChange>
        </w:rPr>
        <w:pPrChange w:id="1008" w:author="Cláudio Nóbrega" w:date="2020-07-18T10:41:00Z">
          <w:pPr/>
        </w:pPrChange>
      </w:pPr>
      <w:bookmarkStart w:id="1009" w:name="_Hlk481182238"/>
      <w:moveToRangeStart w:id="1010" w:author="Cláudio Nóbrega" w:date="2020-07-18T10:17:00Z" w:name="move45959859"/>
      <w:moveTo w:id="1011" w:author="Cláudio Nóbrega" w:date="2020-07-18T10:17:00Z">
        <w:r w:rsidRPr="00BA2BFD">
          <w:rPr>
            <w:rFonts w:ascii="Times New Roman" w:hAnsi="Times New Roman"/>
            <w:color w:val="000000"/>
            <w:rPrChange w:id="1012" w:author="Cláudio Nóbrega" w:date="2020-07-18T10:42:00Z">
              <w:rPr>
                <w:rFonts w:asciiTheme="majorEastAsia" w:hAnsiTheme="majorEastAsia" w:cstheme="majorEastAsia"/>
                <w:color w:val="000000"/>
              </w:rPr>
            </w:rPrChange>
          </w:rPr>
          <w:t xml:space="preserve">ANACONDA - Anaconda Inc. </w:t>
        </w:r>
        <w:r w:rsidRPr="00BA2BFD">
          <w:rPr>
            <w:rFonts w:ascii="Times New Roman" w:hAnsi="Times New Roman"/>
            <w:i/>
            <w:iCs/>
            <w:color w:val="000000"/>
            <w:shd w:val="clear" w:color="auto" w:fill="FFFFFF"/>
            <w:rPrChange w:id="1013" w:author="Cláudio Nóbrega" w:date="2020-07-18T10:42:00Z">
              <w:rPr>
                <w:rFonts w:ascii="Times New Roman" w:hAnsi="Times New Roman"/>
                <w:i/>
                <w:iCs/>
                <w:color w:val="000000"/>
                <w:shd w:val="clear" w:color="auto" w:fill="FFFFFF"/>
              </w:rPr>
            </w:rPrChange>
          </w:rPr>
          <w:t>In</w:t>
        </w:r>
        <w:r w:rsidRPr="00BA2BFD">
          <w:rPr>
            <w:rFonts w:ascii="Times New Roman" w:hAnsi="Times New Roman"/>
            <w:rPrChange w:id="1014" w:author="Cláudio Nóbrega" w:date="2020-07-18T10:42:00Z">
              <w:rPr>
                <w:rFonts w:asciiTheme="majorEastAsia" w:hAnsiTheme="majorEastAsia" w:cstheme="majorEastAsia"/>
              </w:rPr>
            </w:rPrChange>
          </w:rPr>
          <w:t>:</w:t>
        </w:r>
        <w:r w:rsidRPr="00BA2BFD">
          <w:rPr>
            <w:rFonts w:ascii="Times New Roman" w:hAnsi="Times New Roman"/>
            <w:b/>
            <w:color w:val="000000"/>
            <w:rPrChange w:id="1015" w:author="Cláudio Nóbrega" w:date="2020-07-18T10:42:00Z">
              <w:rPr>
                <w:rFonts w:asciiTheme="majorEastAsia" w:hAnsiTheme="majorEastAsia" w:cstheme="majorEastAsia"/>
                <w:b/>
                <w:color w:val="000000"/>
              </w:rPr>
            </w:rPrChange>
          </w:rPr>
          <w:t xml:space="preserve"> Anaconda </w:t>
        </w:r>
        <w:del w:id="1016" w:author="Cláudio Nóbrega" w:date="2020-07-18T10:17:00Z">
          <w:r w:rsidRPr="00BA2BFD" w:rsidDel="00036DB1">
            <w:rPr>
              <w:rFonts w:ascii="Times New Roman" w:hAnsi="Times New Roman"/>
              <w:b/>
              <w:color w:val="000000"/>
              <w:rPrChange w:id="1017" w:author="Cláudio Nóbrega" w:date="2020-07-18T10:42:00Z">
                <w:rPr>
                  <w:rFonts w:asciiTheme="majorEastAsia" w:hAnsiTheme="majorEastAsia" w:cstheme="majorEastAsia"/>
                  <w:b/>
                  <w:color w:val="000000"/>
                </w:rPr>
              </w:rPrChange>
            </w:rPr>
            <w:delText>Individual Edition</w:delText>
          </w:r>
        </w:del>
      </w:moveTo>
      <w:ins w:id="1018" w:author="Cláudio Nóbrega" w:date="2020-07-18T10:17:00Z">
        <w:r w:rsidRPr="00BA2BFD">
          <w:rPr>
            <w:rFonts w:ascii="Times New Roman" w:hAnsi="Times New Roman"/>
            <w:b/>
            <w:color w:val="000000"/>
            <w:rPrChange w:id="1019" w:author="Cláudio Nóbrega" w:date="2020-07-18T10:42:00Z">
              <w:rPr>
                <w:rFonts w:asciiTheme="majorEastAsia" w:hAnsiTheme="majorEastAsia" w:cstheme="majorEastAsia"/>
                <w:b/>
                <w:color w:val="000000"/>
              </w:rPr>
            </w:rPrChange>
          </w:rPr>
          <w:t>Ediçã</w:t>
        </w:r>
      </w:ins>
      <w:ins w:id="1020" w:author="Cláudio Nóbrega" w:date="2020-07-18T10:18:00Z">
        <w:r w:rsidRPr="00BA2BFD">
          <w:rPr>
            <w:rFonts w:ascii="Times New Roman" w:hAnsi="Times New Roman"/>
            <w:b/>
            <w:color w:val="000000"/>
            <w:rPrChange w:id="1021" w:author="Cláudio Nóbrega" w:date="2020-07-18T10:42:00Z">
              <w:rPr>
                <w:rFonts w:asciiTheme="majorEastAsia" w:hAnsiTheme="majorEastAsia" w:cstheme="majorEastAsia"/>
                <w:b/>
                <w:color w:val="000000"/>
              </w:rPr>
            </w:rPrChange>
          </w:rPr>
          <w:t>o Individual</w:t>
        </w:r>
      </w:ins>
      <w:moveTo w:id="1022" w:author="Cláudio Nóbrega" w:date="2020-07-18T10:17:00Z">
        <w:r w:rsidRPr="00BA2BFD">
          <w:rPr>
            <w:rFonts w:ascii="Times New Roman" w:hAnsi="Times New Roman"/>
            <w:b/>
            <w:color w:val="000000"/>
            <w:rPrChange w:id="1023" w:author="Cláudio Nóbrega" w:date="2020-07-18T10:42:00Z">
              <w:rPr>
                <w:rFonts w:asciiTheme="majorEastAsia" w:hAnsiTheme="majorEastAsia" w:cstheme="majorEastAsia"/>
                <w:b/>
                <w:color w:val="000000"/>
              </w:rPr>
            </w:rPrChange>
          </w:rPr>
          <w:t xml:space="preserve">. </w:t>
        </w:r>
        <w:r w:rsidRPr="00BA2BFD">
          <w:rPr>
            <w:rFonts w:ascii="Times New Roman" w:hAnsi="Times New Roman"/>
            <w:color w:val="000000"/>
            <w:shd w:val="clear" w:color="auto" w:fill="FFFFFF"/>
            <w:rPrChange w:id="1024" w:author="Cláudio Nóbrega" w:date="2020-07-18T10:42:00Z">
              <w:rPr>
                <w:rFonts w:ascii="Times New Roman" w:hAnsi="Times New Roman"/>
                <w:color w:val="000000"/>
                <w:shd w:val="clear" w:color="auto" w:fill="FFFFFF"/>
              </w:rPr>
            </w:rPrChange>
          </w:rPr>
          <w:t>Disponível em:</w:t>
        </w:r>
      </w:moveTo>
    </w:p>
    <w:p w14:paraId="4AF0AFE9" w14:textId="77777777" w:rsidR="00036DB1" w:rsidRPr="00BA2BFD" w:rsidDel="00BA2BFD" w:rsidRDefault="00036DB1" w:rsidP="00BA2BFD">
      <w:pPr>
        <w:rPr>
          <w:del w:id="1025" w:author="Cláudio Nóbrega" w:date="2020-07-18T10:44:00Z"/>
          <w:moveTo w:id="1026" w:author="Cláudio Nóbrega" w:date="2020-07-18T10:17:00Z"/>
          <w:rFonts w:ascii="Times New Roman" w:hAnsi="Times New Roman"/>
          <w:color w:val="000000"/>
          <w:lang w:val="en-US"/>
          <w:rPrChange w:id="1027" w:author="Cláudio Nóbrega" w:date="2020-07-18T10:42:00Z">
            <w:rPr>
              <w:del w:id="1028" w:author="Cláudio Nóbrega" w:date="2020-07-18T10:44:00Z"/>
              <w:moveTo w:id="1029" w:author="Cláudio Nóbrega" w:date="2020-07-18T10:17:00Z"/>
              <w:rFonts w:asciiTheme="majorEastAsia" w:hAnsiTheme="majorEastAsia" w:cstheme="majorEastAsia"/>
              <w:color w:val="000000"/>
              <w:lang w:val="en-US"/>
            </w:rPr>
          </w:rPrChange>
        </w:rPr>
        <w:pPrChange w:id="1030" w:author="Cláudio Nóbrega" w:date="2020-07-18T10:41:00Z">
          <w:pPr/>
        </w:pPrChange>
      </w:pPr>
      <w:moveTo w:id="1031" w:author="Cláudio Nóbrega" w:date="2020-07-18T10:17:00Z">
        <w:r w:rsidRPr="00BA2BFD">
          <w:rPr>
            <w:rFonts w:ascii="Times New Roman" w:hAnsi="Times New Roman"/>
            <w:color w:val="000000"/>
            <w:rPrChange w:id="1032" w:author="Cláudio Nóbrega" w:date="2020-07-18T10:42:00Z">
              <w:rPr>
                <w:rFonts w:asciiTheme="majorEastAsia" w:hAnsiTheme="majorEastAsia" w:cstheme="majorEastAsia"/>
                <w:color w:val="000000"/>
              </w:rPr>
            </w:rPrChange>
          </w:rPr>
          <w:t xml:space="preserve">https://www.anaconda.com/products/individual. </w:t>
        </w:r>
        <w:proofErr w:type="spellStart"/>
        <w:r w:rsidRPr="00BA2BFD">
          <w:rPr>
            <w:rFonts w:ascii="Times New Roman" w:hAnsi="Times New Roman"/>
            <w:color w:val="000000"/>
            <w:lang w:val="en-US"/>
            <w:rPrChange w:id="1033" w:author="Cláudio Nóbrega" w:date="2020-07-18T10:42:00Z">
              <w:rPr>
                <w:rFonts w:asciiTheme="majorEastAsia" w:hAnsiTheme="majorEastAsia" w:cstheme="majorEastAsia"/>
                <w:color w:val="000000"/>
                <w:lang w:val="en-US"/>
              </w:rPr>
            </w:rPrChange>
          </w:rPr>
          <w:t>Acesso</w:t>
        </w:r>
        <w:proofErr w:type="spellEnd"/>
        <w:r w:rsidRPr="00BA2BFD">
          <w:rPr>
            <w:rFonts w:ascii="Times New Roman" w:hAnsi="Times New Roman"/>
            <w:color w:val="000000"/>
            <w:lang w:val="en-US"/>
            <w:rPrChange w:id="1034" w:author="Cláudio Nóbrega" w:date="2020-07-18T10:42:00Z">
              <w:rPr>
                <w:rFonts w:asciiTheme="majorEastAsia" w:hAnsiTheme="majorEastAsia" w:cstheme="majorEastAsia"/>
                <w:color w:val="000000"/>
                <w:lang w:val="en-US"/>
              </w:rPr>
            </w:rPrChange>
          </w:rPr>
          <w:t xml:space="preserve"> </w:t>
        </w:r>
        <w:proofErr w:type="spellStart"/>
        <w:r w:rsidRPr="00BA2BFD">
          <w:rPr>
            <w:rFonts w:ascii="Times New Roman" w:hAnsi="Times New Roman"/>
            <w:color w:val="000000"/>
            <w:lang w:val="en-US"/>
            <w:rPrChange w:id="1035" w:author="Cláudio Nóbrega" w:date="2020-07-18T10:42:00Z">
              <w:rPr>
                <w:rFonts w:asciiTheme="majorEastAsia" w:hAnsiTheme="majorEastAsia" w:cstheme="majorEastAsia"/>
                <w:color w:val="000000"/>
                <w:lang w:val="en-US"/>
              </w:rPr>
            </w:rPrChange>
          </w:rPr>
          <w:t>em</w:t>
        </w:r>
        <w:proofErr w:type="spellEnd"/>
        <w:r w:rsidRPr="00BA2BFD">
          <w:rPr>
            <w:rFonts w:ascii="Times New Roman" w:hAnsi="Times New Roman"/>
            <w:color w:val="000000"/>
            <w:lang w:val="en-US"/>
            <w:rPrChange w:id="1036" w:author="Cláudio Nóbrega" w:date="2020-07-18T10:42:00Z">
              <w:rPr>
                <w:rFonts w:asciiTheme="majorEastAsia" w:hAnsiTheme="majorEastAsia" w:cstheme="majorEastAsia"/>
                <w:color w:val="000000"/>
                <w:lang w:val="en-US"/>
              </w:rPr>
            </w:rPrChange>
          </w:rPr>
          <w:t>: 20 de jun. 2020.</w:t>
        </w:r>
      </w:moveTo>
    </w:p>
    <w:moveToRangeEnd w:id="1010"/>
    <w:p w14:paraId="1667AE61" w14:textId="77777777" w:rsidR="001C3174" w:rsidRPr="00BA2BFD" w:rsidRDefault="001C3174" w:rsidP="00BA2BFD">
      <w:pPr>
        <w:rPr>
          <w:ins w:id="1037" w:author="Cláudio Nóbrega" w:date="2020-07-18T10:23:00Z"/>
          <w:rFonts w:ascii="Times New Roman" w:hAnsi="Times New Roman"/>
          <w:sz w:val="10"/>
          <w:szCs w:val="10"/>
          <w:rPrChange w:id="1038" w:author="Cláudio Nóbrega" w:date="2020-07-18T10:43:00Z">
            <w:rPr>
              <w:ins w:id="1039" w:author="Cláudio Nóbrega" w:date="2020-07-18T10:23:00Z"/>
              <w:rFonts w:asciiTheme="majorEastAsia" w:hAnsiTheme="majorEastAsia" w:cstheme="majorEastAsia"/>
            </w:rPr>
          </w:rPrChange>
        </w:rPr>
        <w:pPrChange w:id="1040" w:author="Cláudio Nóbrega" w:date="2020-07-18T10:41:00Z">
          <w:pPr/>
        </w:pPrChange>
      </w:pPr>
    </w:p>
    <w:p w14:paraId="127869AB" w14:textId="77777777" w:rsidR="00BA2BFD" w:rsidRDefault="00BA2BFD" w:rsidP="00BA2BFD">
      <w:pPr>
        <w:rPr>
          <w:ins w:id="1041" w:author="Cláudio Nóbrega" w:date="2020-07-18T10:44:00Z"/>
          <w:rFonts w:ascii="Times New Roman" w:hAnsi="Times New Roman"/>
        </w:rPr>
      </w:pPr>
    </w:p>
    <w:p w14:paraId="72844E3E" w14:textId="16E9629A" w:rsidR="00036DB1" w:rsidRPr="00BA2BFD" w:rsidRDefault="00036DB1" w:rsidP="00BA2BFD">
      <w:pPr>
        <w:rPr>
          <w:moveTo w:id="1042" w:author="Cláudio Nóbrega" w:date="2020-07-18T10:16:00Z"/>
          <w:rFonts w:ascii="Times New Roman" w:hAnsi="Times New Roman"/>
          <w:b/>
          <w:rPrChange w:id="1043" w:author="Cláudio Nóbrega" w:date="2020-07-18T10:42:00Z">
            <w:rPr>
              <w:moveTo w:id="1044" w:author="Cláudio Nóbrega" w:date="2020-07-18T10:16:00Z"/>
              <w:rFonts w:asciiTheme="majorEastAsia" w:hAnsiTheme="majorEastAsia" w:cstheme="majorEastAsia"/>
              <w:b/>
            </w:rPr>
          </w:rPrChange>
        </w:rPr>
        <w:pPrChange w:id="1045" w:author="Cláudio Nóbrega" w:date="2020-07-18T10:41:00Z">
          <w:pPr/>
        </w:pPrChange>
      </w:pPr>
      <w:moveToRangeStart w:id="1046" w:author="Cláudio Nóbrega" w:date="2020-07-18T10:16:00Z" w:name="move45959831"/>
      <w:moveTo w:id="1047" w:author="Cláudio Nóbrega" w:date="2020-07-18T10:16:00Z">
        <w:r w:rsidRPr="00BA2BFD">
          <w:rPr>
            <w:rFonts w:ascii="Times New Roman" w:hAnsi="Times New Roman"/>
            <w:rPrChange w:id="1048" w:author="Cláudio Nóbrega" w:date="2020-07-18T10:42:00Z">
              <w:rPr>
                <w:rFonts w:asciiTheme="majorEastAsia" w:hAnsiTheme="majorEastAsia" w:cstheme="majorEastAsia"/>
              </w:rPr>
            </w:rPrChange>
          </w:rPr>
          <w:t xml:space="preserve">GENT, Paul Van. </w:t>
        </w:r>
        <w:r w:rsidRPr="00BA2BFD">
          <w:rPr>
            <w:rFonts w:ascii="Times New Roman" w:hAnsi="Times New Roman"/>
            <w:i/>
            <w:iCs/>
            <w:color w:val="000000"/>
            <w:shd w:val="clear" w:color="auto" w:fill="FFFFFF"/>
            <w:lang w:val="en-US"/>
            <w:rPrChange w:id="1049" w:author="Cláudio Nóbrega" w:date="2020-07-18T10:42:00Z">
              <w:rPr>
                <w:rFonts w:ascii="Times New Roman" w:hAnsi="Times New Roman"/>
                <w:i/>
                <w:iCs/>
                <w:color w:val="000000"/>
                <w:shd w:val="clear" w:color="auto" w:fill="FFFFFF"/>
                <w:lang w:val="en-US"/>
              </w:rPr>
            </w:rPrChange>
          </w:rPr>
          <w:t>In</w:t>
        </w:r>
        <w:r w:rsidRPr="00BA2BFD">
          <w:rPr>
            <w:rFonts w:ascii="Times New Roman" w:hAnsi="Times New Roman"/>
            <w:lang w:val="en-US"/>
            <w:rPrChange w:id="1050" w:author="Cláudio Nóbrega" w:date="2020-07-18T10:42:00Z">
              <w:rPr>
                <w:rFonts w:asciiTheme="majorEastAsia" w:hAnsiTheme="majorEastAsia" w:cstheme="majorEastAsia"/>
                <w:lang w:val="en-US"/>
              </w:rPr>
            </w:rPrChange>
          </w:rPr>
          <w:t>:</w:t>
        </w:r>
        <w:r w:rsidRPr="00BA2BFD">
          <w:rPr>
            <w:rFonts w:ascii="Times New Roman" w:hAnsi="Times New Roman"/>
            <w:b/>
            <w:lang w:val="en-US"/>
            <w:rPrChange w:id="1051" w:author="Cláudio Nóbrega" w:date="2020-07-18T10:42:00Z">
              <w:rPr>
                <w:rFonts w:asciiTheme="majorEastAsia" w:hAnsiTheme="majorEastAsia" w:cstheme="majorEastAsia"/>
                <w:b/>
                <w:lang w:val="en-US"/>
              </w:rPr>
            </w:rPrChange>
          </w:rPr>
          <w:t xml:space="preserve"> </w:t>
        </w:r>
      </w:moveTo>
      <w:proofErr w:type="spellStart"/>
      <w:ins w:id="1052" w:author="Cláudio Nóbrega" w:date="2020-07-18T10:20:00Z">
        <w:r w:rsidR="001C3174" w:rsidRPr="00BA2BFD">
          <w:rPr>
            <w:rFonts w:ascii="Times New Roman" w:hAnsi="Times New Roman"/>
            <w:b/>
            <w:lang w:val="en-US"/>
            <w:rPrChange w:id="1053" w:author="Cláudio Nóbrega" w:date="2020-07-18T10:42:00Z">
              <w:rPr>
                <w:rFonts w:asciiTheme="majorEastAsia" w:hAnsiTheme="majorEastAsia" w:cstheme="majorEastAsia"/>
                <w:b/>
                <w:lang w:val="en-US"/>
              </w:rPr>
            </w:rPrChange>
          </w:rPr>
          <w:t>Reconhecimento</w:t>
        </w:r>
        <w:proofErr w:type="spellEnd"/>
        <w:r w:rsidR="001C3174" w:rsidRPr="00BA2BFD">
          <w:rPr>
            <w:rFonts w:ascii="Times New Roman" w:hAnsi="Times New Roman"/>
            <w:b/>
            <w:lang w:val="en-US"/>
            <w:rPrChange w:id="1054" w:author="Cláudio Nóbrega" w:date="2020-07-18T10:42:00Z">
              <w:rPr>
                <w:rFonts w:asciiTheme="majorEastAsia" w:hAnsiTheme="majorEastAsia" w:cstheme="majorEastAsia"/>
                <w:b/>
                <w:lang w:val="en-US"/>
              </w:rPr>
            </w:rPrChange>
          </w:rPr>
          <w:t xml:space="preserve"> de </w:t>
        </w:r>
        <w:proofErr w:type="spellStart"/>
        <w:r w:rsidR="001C3174" w:rsidRPr="00BA2BFD">
          <w:rPr>
            <w:rFonts w:ascii="Times New Roman" w:hAnsi="Times New Roman"/>
            <w:b/>
            <w:lang w:val="en-US"/>
            <w:rPrChange w:id="1055" w:author="Cláudio Nóbrega" w:date="2020-07-18T10:42:00Z">
              <w:rPr>
                <w:rFonts w:asciiTheme="majorEastAsia" w:hAnsiTheme="majorEastAsia" w:cstheme="majorEastAsia"/>
                <w:b/>
                <w:lang w:val="en-US"/>
              </w:rPr>
            </w:rPrChange>
          </w:rPr>
          <w:t>emoção</w:t>
        </w:r>
        <w:proofErr w:type="spellEnd"/>
        <w:r w:rsidR="001C3174" w:rsidRPr="00BA2BFD">
          <w:rPr>
            <w:rFonts w:ascii="Times New Roman" w:hAnsi="Times New Roman"/>
            <w:b/>
            <w:lang w:val="en-US"/>
            <w:rPrChange w:id="1056" w:author="Cláudio Nóbrega" w:date="2020-07-18T10:42:00Z">
              <w:rPr>
                <w:rFonts w:asciiTheme="majorEastAsia" w:hAnsiTheme="majorEastAsia" w:cstheme="majorEastAsia"/>
                <w:b/>
                <w:lang w:val="en-US"/>
              </w:rPr>
            </w:rPrChange>
          </w:rPr>
          <w:t xml:space="preserve"> </w:t>
        </w:r>
        <w:proofErr w:type="spellStart"/>
        <w:r w:rsidR="001C3174" w:rsidRPr="00BA2BFD">
          <w:rPr>
            <w:rFonts w:ascii="Times New Roman" w:hAnsi="Times New Roman"/>
            <w:b/>
            <w:lang w:val="en-US"/>
            <w:rPrChange w:id="1057" w:author="Cláudio Nóbrega" w:date="2020-07-18T10:42:00Z">
              <w:rPr>
                <w:rFonts w:asciiTheme="majorEastAsia" w:hAnsiTheme="majorEastAsia" w:cstheme="majorEastAsia"/>
                <w:b/>
                <w:lang w:val="en-US"/>
              </w:rPr>
            </w:rPrChange>
          </w:rPr>
          <w:t>us</w:t>
        </w:r>
      </w:ins>
      <w:ins w:id="1058" w:author="Cláudio Nóbrega" w:date="2020-07-18T10:21:00Z">
        <w:r w:rsidR="001C3174" w:rsidRPr="00BA2BFD">
          <w:rPr>
            <w:rFonts w:ascii="Times New Roman" w:hAnsi="Times New Roman"/>
            <w:b/>
            <w:lang w:val="en-US"/>
            <w:rPrChange w:id="1059" w:author="Cláudio Nóbrega" w:date="2020-07-18T10:42:00Z">
              <w:rPr>
                <w:rFonts w:asciiTheme="majorEastAsia" w:hAnsiTheme="majorEastAsia" w:cstheme="majorEastAsia"/>
                <w:b/>
                <w:lang w:val="en-US"/>
              </w:rPr>
            </w:rPrChange>
          </w:rPr>
          <w:t>ando</w:t>
        </w:r>
        <w:proofErr w:type="spellEnd"/>
        <w:r w:rsidR="001C3174" w:rsidRPr="00BA2BFD">
          <w:rPr>
            <w:rFonts w:ascii="Times New Roman" w:hAnsi="Times New Roman"/>
            <w:b/>
            <w:lang w:val="en-US"/>
            <w:rPrChange w:id="1060" w:author="Cláudio Nóbrega" w:date="2020-07-18T10:42:00Z">
              <w:rPr>
                <w:rFonts w:asciiTheme="majorEastAsia" w:hAnsiTheme="majorEastAsia" w:cstheme="majorEastAsia"/>
                <w:b/>
                <w:lang w:val="en-US"/>
              </w:rPr>
            </w:rPrChange>
          </w:rPr>
          <w:t xml:space="preserve"> </w:t>
        </w:r>
        <w:proofErr w:type="spellStart"/>
        <w:r w:rsidR="001C3174" w:rsidRPr="00BA2BFD">
          <w:rPr>
            <w:rFonts w:ascii="Times New Roman" w:hAnsi="Times New Roman"/>
            <w:b/>
            <w:lang w:val="en-US"/>
            <w:rPrChange w:id="1061" w:author="Cláudio Nóbrega" w:date="2020-07-18T10:42:00Z">
              <w:rPr>
                <w:rFonts w:asciiTheme="majorEastAsia" w:hAnsiTheme="majorEastAsia" w:cstheme="majorEastAsia"/>
                <w:b/>
                <w:lang w:val="en-US"/>
              </w:rPr>
            </w:rPrChange>
          </w:rPr>
          <w:t>marcas</w:t>
        </w:r>
        <w:proofErr w:type="spellEnd"/>
        <w:r w:rsidR="001C3174" w:rsidRPr="00BA2BFD">
          <w:rPr>
            <w:rFonts w:ascii="Times New Roman" w:hAnsi="Times New Roman"/>
            <w:b/>
            <w:lang w:val="en-US"/>
            <w:rPrChange w:id="1062" w:author="Cláudio Nóbrega" w:date="2020-07-18T10:42:00Z">
              <w:rPr>
                <w:rFonts w:asciiTheme="majorEastAsia" w:hAnsiTheme="majorEastAsia" w:cstheme="majorEastAsia"/>
                <w:b/>
                <w:lang w:val="en-US"/>
              </w:rPr>
            </w:rPrChange>
          </w:rPr>
          <w:t xml:space="preserve"> </w:t>
        </w:r>
        <w:proofErr w:type="spellStart"/>
        <w:r w:rsidR="001C3174" w:rsidRPr="00BA2BFD">
          <w:rPr>
            <w:rFonts w:ascii="Times New Roman" w:hAnsi="Times New Roman"/>
            <w:b/>
            <w:lang w:val="en-US"/>
            <w:rPrChange w:id="1063" w:author="Cláudio Nóbrega" w:date="2020-07-18T10:42:00Z">
              <w:rPr>
                <w:rFonts w:asciiTheme="majorEastAsia" w:hAnsiTheme="majorEastAsia" w:cstheme="majorEastAsia"/>
                <w:b/>
                <w:lang w:val="en-US"/>
              </w:rPr>
            </w:rPrChange>
          </w:rPr>
          <w:t>fa</w:t>
        </w:r>
      </w:ins>
      <w:ins w:id="1064" w:author="Cláudio Nóbrega" w:date="2020-07-18T10:22:00Z">
        <w:r w:rsidR="001C3174" w:rsidRPr="00BA2BFD">
          <w:rPr>
            <w:rFonts w:ascii="Times New Roman" w:hAnsi="Times New Roman"/>
            <w:b/>
            <w:lang w:val="en-US"/>
            <w:rPrChange w:id="1065" w:author="Cláudio Nóbrega" w:date="2020-07-18T10:42:00Z">
              <w:rPr>
                <w:rFonts w:asciiTheme="majorEastAsia" w:hAnsiTheme="majorEastAsia" w:cstheme="majorEastAsia"/>
                <w:b/>
                <w:lang w:val="en-US"/>
              </w:rPr>
            </w:rPrChange>
          </w:rPr>
          <w:t>ciais</w:t>
        </w:r>
        <w:proofErr w:type="spellEnd"/>
        <w:r w:rsidR="001C3174" w:rsidRPr="00BA2BFD">
          <w:rPr>
            <w:rFonts w:ascii="Times New Roman" w:hAnsi="Times New Roman"/>
            <w:b/>
            <w:lang w:val="en-US"/>
            <w:rPrChange w:id="1066" w:author="Cláudio Nóbrega" w:date="2020-07-18T10:42:00Z">
              <w:rPr>
                <w:rFonts w:asciiTheme="majorEastAsia" w:hAnsiTheme="majorEastAsia" w:cstheme="majorEastAsia"/>
                <w:b/>
                <w:lang w:val="en-US"/>
              </w:rPr>
            </w:rPrChange>
          </w:rPr>
          <w:t xml:space="preserve">, Python, </w:t>
        </w:r>
        <w:proofErr w:type="spellStart"/>
        <w:r w:rsidR="001C3174" w:rsidRPr="00BA2BFD">
          <w:rPr>
            <w:rFonts w:ascii="Times New Roman" w:hAnsi="Times New Roman"/>
            <w:b/>
            <w:lang w:val="en-US"/>
            <w:rPrChange w:id="1067" w:author="Cláudio Nóbrega" w:date="2020-07-18T10:42:00Z">
              <w:rPr>
                <w:rFonts w:asciiTheme="majorEastAsia" w:hAnsiTheme="majorEastAsia" w:cstheme="majorEastAsia"/>
                <w:b/>
                <w:lang w:val="en-US"/>
              </w:rPr>
            </w:rPrChange>
          </w:rPr>
          <w:t>Dlib</w:t>
        </w:r>
        <w:proofErr w:type="spellEnd"/>
        <w:r w:rsidR="001C3174" w:rsidRPr="00BA2BFD">
          <w:rPr>
            <w:rFonts w:ascii="Times New Roman" w:hAnsi="Times New Roman"/>
            <w:b/>
            <w:lang w:val="en-US"/>
            <w:rPrChange w:id="1068" w:author="Cláudio Nóbrega" w:date="2020-07-18T10:42:00Z">
              <w:rPr>
                <w:rFonts w:asciiTheme="majorEastAsia" w:hAnsiTheme="majorEastAsia" w:cstheme="majorEastAsia"/>
                <w:b/>
                <w:lang w:val="en-US"/>
              </w:rPr>
            </w:rPrChange>
          </w:rPr>
          <w:t xml:space="preserve"> e OpenCV</w:t>
        </w:r>
      </w:ins>
      <w:moveTo w:id="1069" w:author="Cláudio Nóbrega" w:date="2020-07-18T10:16:00Z">
        <w:del w:id="1070" w:author="Cláudio Nóbrega" w:date="2020-07-18T10:22:00Z">
          <w:r w:rsidRPr="00BA2BFD" w:rsidDel="001C3174">
            <w:rPr>
              <w:rFonts w:ascii="Times New Roman" w:hAnsi="Times New Roman"/>
              <w:b/>
              <w:lang w:val="en-US"/>
              <w:rPrChange w:id="1071" w:author="Cláudio Nóbrega" w:date="2020-07-18T10:42:00Z">
                <w:rPr>
                  <w:rFonts w:asciiTheme="majorEastAsia" w:hAnsiTheme="majorEastAsia" w:cstheme="majorEastAsia"/>
                  <w:b/>
                  <w:lang w:val="en-US"/>
                </w:rPr>
              </w:rPrChange>
            </w:rPr>
            <w:delText>EMOTION RECOGNITION USING FACIAL LANDMARKS, PYTHON, DLIB AND OPENCV</w:delText>
          </w:r>
        </w:del>
        <w:r w:rsidRPr="00BA2BFD">
          <w:rPr>
            <w:rFonts w:ascii="Times New Roman" w:hAnsi="Times New Roman"/>
            <w:b/>
            <w:lang w:val="en-US"/>
            <w:rPrChange w:id="1072" w:author="Cláudio Nóbrega" w:date="2020-07-18T10:42:00Z">
              <w:rPr>
                <w:rFonts w:asciiTheme="majorEastAsia" w:hAnsiTheme="majorEastAsia" w:cstheme="majorEastAsia"/>
                <w:b/>
                <w:lang w:val="en-US"/>
              </w:rPr>
            </w:rPrChange>
          </w:rPr>
          <w:t xml:space="preserve">. </w:t>
        </w:r>
        <w:r w:rsidRPr="00BA2BFD">
          <w:rPr>
            <w:rFonts w:ascii="Times New Roman" w:hAnsi="Times New Roman"/>
            <w:color w:val="000000"/>
            <w:shd w:val="clear" w:color="auto" w:fill="FFFFFF"/>
            <w:rPrChange w:id="1073" w:author="Cláudio Nóbrega" w:date="2020-07-18T10:42:00Z">
              <w:rPr>
                <w:rFonts w:ascii="Times New Roman" w:hAnsi="Times New Roman"/>
                <w:color w:val="000000"/>
                <w:shd w:val="clear" w:color="auto" w:fill="FFFFFF"/>
              </w:rPr>
            </w:rPrChange>
          </w:rPr>
          <w:t>[</w:t>
        </w:r>
        <w:r w:rsidRPr="00BA2BFD">
          <w:rPr>
            <w:rFonts w:ascii="Times New Roman" w:hAnsi="Times New Roman"/>
            <w:i/>
            <w:iCs/>
            <w:color w:val="000000"/>
            <w:shd w:val="clear" w:color="auto" w:fill="FFFFFF"/>
            <w:rPrChange w:id="1074" w:author="Cláudio Nóbrega" w:date="2020-07-18T10:42:00Z">
              <w:rPr>
                <w:rFonts w:ascii="Times New Roman" w:hAnsi="Times New Roman"/>
                <w:i/>
                <w:iCs/>
                <w:color w:val="000000"/>
                <w:shd w:val="clear" w:color="auto" w:fill="FFFFFF"/>
              </w:rPr>
            </w:rPrChange>
          </w:rPr>
          <w:t>S. l.</w:t>
        </w:r>
        <w:r w:rsidRPr="00BA2BFD">
          <w:rPr>
            <w:rFonts w:ascii="Times New Roman" w:hAnsi="Times New Roman"/>
            <w:color w:val="000000"/>
            <w:shd w:val="clear" w:color="auto" w:fill="FFFFFF"/>
            <w:rPrChange w:id="1075" w:author="Cláudio Nóbrega" w:date="2020-07-18T10:42:00Z">
              <w:rPr>
                <w:rFonts w:ascii="Times New Roman" w:hAnsi="Times New Roman"/>
                <w:color w:val="000000"/>
                <w:shd w:val="clear" w:color="auto" w:fill="FFFFFF"/>
              </w:rPr>
            </w:rPrChange>
          </w:rPr>
          <w:t>], 05 ago. 2016. Disponível em:</w:t>
        </w:r>
      </w:moveTo>
    </w:p>
    <w:p w14:paraId="58BA9449" w14:textId="7F6F865D" w:rsidR="00036DB1" w:rsidRPr="00BA2BFD" w:rsidDel="001C3174" w:rsidRDefault="00036DB1" w:rsidP="00BA2BFD">
      <w:pPr>
        <w:rPr>
          <w:del w:id="1076" w:author="Cláudio Nóbrega" w:date="2020-07-18T10:23:00Z"/>
          <w:rFonts w:ascii="Times New Roman" w:hAnsi="Times New Roman"/>
          <w:color w:val="000000"/>
          <w:shd w:val="clear" w:color="auto" w:fill="FFFFFF"/>
          <w:rPrChange w:id="1077" w:author="Cláudio Nóbrega" w:date="2020-07-18T10:42:00Z">
            <w:rPr>
              <w:del w:id="1078" w:author="Cláudio Nóbrega" w:date="2020-07-18T10:23:00Z"/>
              <w:rFonts w:ascii="Times New Roman" w:hAnsi="Times New Roman"/>
              <w:color w:val="000000"/>
              <w:shd w:val="clear" w:color="auto" w:fill="FFFFFF"/>
            </w:rPr>
          </w:rPrChange>
        </w:rPr>
        <w:pPrChange w:id="1079" w:author="Cláudio Nóbrega" w:date="2020-07-18T10:41:00Z">
          <w:pPr/>
        </w:pPrChange>
      </w:pPr>
      <w:moveTo w:id="1080" w:author="Cláudio Nóbrega" w:date="2020-07-18T10:16:00Z">
        <w:r w:rsidRPr="00BA2BFD">
          <w:rPr>
            <w:rFonts w:ascii="Times New Roman" w:hAnsi="Times New Roman"/>
            <w:rPrChange w:id="1081" w:author="Cláudio Nóbrega" w:date="2020-07-18T10:42:00Z">
              <w:rPr>
                <w:rFonts w:asciiTheme="majorEastAsia" w:hAnsiTheme="majorEastAsia" w:cstheme="majorEastAsia"/>
              </w:rPr>
            </w:rPrChange>
          </w:rPr>
          <w:t>http://www.paulvangent.com/2016/08/05/emotion-recognition-using-facial-landmarks/. Acesso em: 06 jun. 2020.</w:t>
        </w:r>
      </w:moveTo>
    </w:p>
    <w:moveToRangeEnd w:id="1046"/>
    <w:p w14:paraId="565153E4" w14:textId="77777777" w:rsidR="001C3174" w:rsidRPr="00BA2BFD" w:rsidRDefault="001C3174" w:rsidP="00BA2BFD">
      <w:pPr>
        <w:rPr>
          <w:ins w:id="1082" w:author="Cláudio Nóbrega" w:date="2020-07-18T10:23:00Z"/>
          <w:rFonts w:ascii="Times New Roman" w:hAnsi="Times New Roman"/>
          <w:color w:val="000000"/>
          <w:sz w:val="10"/>
          <w:szCs w:val="10"/>
          <w:shd w:val="clear" w:color="auto" w:fill="FFFFFF"/>
          <w:rPrChange w:id="1083" w:author="Cláudio Nóbrega" w:date="2020-07-18T10:43:00Z">
            <w:rPr>
              <w:ins w:id="1084" w:author="Cláudio Nóbrega" w:date="2020-07-18T10:23:00Z"/>
              <w:rFonts w:ascii="Times New Roman" w:hAnsi="Times New Roman"/>
              <w:color w:val="000000"/>
              <w:shd w:val="clear" w:color="auto" w:fill="FFFFFF"/>
            </w:rPr>
          </w:rPrChange>
        </w:rPr>
        <w:pPrChange w:id="1085" w:author="Cláudio Nóbrega" w:date="2020-07-18T10:41:00Z">
          <w:pPr/>
        </w:pPrChange>
      </w:pPr>
    </w:p>
    <w:p w14:paraId="641B46A4" w14:textId="77777777" w:rsidR="00BA2BFD" w:rsidRDefault="00BA2BFD" w:rsidP="00BA2BFD">
      <w:pPr>
        <w:rPr>
          <w:ins w:id="1086" w:author="Cláudio Nóbrega" w:date="2020-07-18T10:44:00Z"/>
          <w:rFonts w:ascii="Times New Roman" w:hAnsi="Times New Roman"/>
          <w:color w:val="000000"/>
          <w:shd w:val="clear" w:color="auto" w:fill="FFFFFF"/>
        </w:rPr>
      </w:pPr>
    </w:p>
    <w:p w14:paraId="08A34A51" w14:textId="307A6FAF" w:rsidR="00036DB1" w:rsidRPr="00BA2BFD" w:rsidRDefault="00036DB1" w:rsidP="00BA2BFD">
      <w:pPr>
        <w:rPr>
          <w:ins w:id="1087" w:author="Cláudio Nóbrega" w:date="2020-07-18T10:16:00Z"/>
          <w:rFonts w:ascii="Times New Roman" w:hAnsi="Times New Roman"/>
          <w:color w:val="000000"/>
          <w:shd w:val="clear" w:color="auto" w:fill="FFFFFF"/>
          <w:rPrChange w:id="1088" w:author="Cláudio Nóbrega" w:date="2020-07-18T10:42:00Z">
            <w:rPr>
              <w:ins w:id="1089" w:author="Cláudio Nóbrega" w:date="2020-07-18T10:16:00Z"/>
              <w:rFonts w:ascii="Times New Roman" w:hAnsi="Times New Roman"/>
              <w:color w:val="000000"/>
              <w:shd w:val="clear" w:color="auto" w:fill="FFFFFF"/>
            </w:rPr>
          </w:rPrChange>
        </w:rPr>
        <w:pPrChange w:id="1090" w:author="Cláudio Nóbrega" w:date="2020-07-18T10:41:00Z">
          <w:pPr>
            <w:shd w:val="clear" w:color="auto" w:fill="FFFFFF"/>
            <w:spacing w:before="100" w:after="100"/>
          </w:pPr>
        </w:pPrChange>
      </w:pPr>
      <w:ins w:id="1091" w:author="Cláudio Nóbrega" w:date="2020-07-18T10:16:00Z">
        <w:r w:rsidRPr="00BA2BFD">
          <w:rPr>
            <w:rFonts w:ascii="Times New Roman" w:hAnsi="Times New Roman"/>
            <w:color w:val="000000"/>
            <w:shd w:val="clear" w:color="auto" w:fill="FFFFFF"/>
            <w:rPrChange w:id="1092" w:author="Cláudio Nóbrega" w:date="2020-07-18T10:42:00Z">
              <w:rPr>
                <w:rFonts w:ascii="Times New Roman" w:hAnsi="Times New Roman"/>
                <w:color w:val="000000"/>
                <w:shd w:val="clear" w:color="auto" w:fill="FFFFFF"/>
              </w:rPr>
            </w:rPrChange>
          </w:rPr>
          <w:t>GOOGLE Cloud Vision. </w:t>
        </w:r>
        <w:r w:rsidRPr="00BA2BFD">
          <w:rPr>
            <w:rFonts w:ascii="Times New Roman" w:hAnsi="Times New Roman"/>
            <w:i/>
            <w:iCs/>
            <w:color w:val="000000"/>
            <w:shd w:val="clear" w:color="auto" w:fill="FFFFFF"/>
            <w:rPrChange w:id="1093" w:author="Cláudio Nóbrega" w:date="2020-07-18T10:42:00Z">
              <w:rPr>
                <w:rFonts w:ascii="Times New Roman" w:hAnsi="Times New Roman"/>
                <w:i/>
                <w:iCs/>
                <w:color w:val="000000"/>
                <w:shd w:val="clear" w:color="auto" w:fill="FFFFFF"/>
              </w:rPr>
            </w:rPrChange>
          </w:rPr>
          <w:t>In</w:t>
        </w:r>
        <w:r w:rsidRPr="00BA2BFD">
          <w:rPr>
            <w:rFonts w:ascii="Times New Roman" w:hAnsi="Times New Roman"/>
            <w:color w:val="000000"/>
            <w:shd w:val="clear" w:color="auto" w:fill="FFFFFF"/>
            <w:rPrChange w:id="1094" w:author="Cláudio Nóbrega" w:date="2020-07-18T10:42:00Z">
              <w:rPr>
                <w:rFonts w:ascii="Times New Roman" w:hAnsi="Times New Roman"/>
                <w:color w:val="000000"/>
                <w:shd w:val="clear" w:color="auto" w:fill="FFFFFF"/>
              </w:rPr>
            </w:rPrChange>
          </w:rPr>
          <w:t>: </w:t>
        </w:r>
      </w:ins>
      <w:ins w:id="1095" w:author="Cláudio Nóbrega" w:date="2020-07-18T10:19:00Z">
        <w:r w:rsidR="001C3174" w:rsidRPr="00BA2BFD">
          <w:rPr>
            <w:rFonts w:ascii="Times New Roman" w:hAnsi="Times New Roman"/>
            <w:b/>
            <w:bCs/>
            <w:color w:val="000000"/>
            <w:shd w:val="clear" w:color="auto" w:fill="FFFFFF"/>
            <w:rPrChange w:id="1096" w:author="Cláudio Nóbrega" w:date="2020-07-18T10:42:00Z">
              <w:rPr>
                <w:rFonts w:ascii="Times New Roman" w:hAnsi="Times New Roman"/>
                <w:b/>
                <w:bCs/>
                <w:color w:val="000000"/>
                <w:shd w:val="clear" w:color="auto" w:fill="FFFFFF"/>
              </w:rPr>
            </w:rPrChange>
          </w:rPr>
          <w:t>C</w:t>
        </w:r>
      </w:ins>
      <w:ins w:id="1097" w:author="Cláudio Nóbrega" w:date="2020-07-18T10:16:00Z">
        <w:r w:rsidRPr="00BA2BFD">
          <w:rPr>
            <w:rFonts w:ascii="Times New Roman" w:hAnsi="Times New Roman"/>
            <w:b/>
            <w:bCs/>
            <w:color w:val="000000"/>
            <w:shd w:val="clear" w:color="auto" w:fill="FFFFFF"/>
            <w:rPrChange w:id="1098" w:author="Cláudio Nóbrega" w:date="2020-07-18T10:42:00Z">
              <w:rPr>
                <w:rFonts w:ascii="Times New Roman" w:hAnsi="Times New Roman"/>
                <w:b/>
                <w:bCs/>
                <w:color w:val="000000"/>
                <w:shd w:val="clear" w:color="auto" w:fill="FFFFFF"/>
              </w:rPr>
            </w:rPrChange>
          </w:rPr>
          <w:t xml:space="preserve">onheça a fantástica </w:t>
        </w:r>
        <w:proofErr w:type="spellStart"/>
        <w:r w:rsidRPr="00BA2BFD">
          <w:rPr>
            <w:rFonts w:ascii="Times New Roman" w:hAnsi="Times New Roman"/>
            <w:b/>
            <w:bCs/>
            <w:color w:val="000000"/>
            <w:shd w:val="clear" w:color="auto" w:fill="FFFFFF"/>
            <w:rPrChange w:id="1099" w:author="Cláudio Nóbrega" w:date="2020-07-18T10:42:00Z">
              <w:rPr>
                <w:rFonts w:ascii="Times New Roman" w:hAnsi="Times New Roman"/>
                <w:b/>
                <w:bCs/>
                <w:color w:val="000000"/>
                <w:shd w:val="clear" w:color="auto" w:fill="FFFFFF"/>
              </w:rPr>
            </w:rPrChange>
          </w:rPr>
          <w:t>google</w:t>
        </w:r>
        <w:proofErr w:type="spellEnd"/>
        <w:r w:rsidRPr="00BA2BFD">
          <w:rPr>
            <w:rFonts w:ascii="Times New Roman" w:hAnsi="Times New Roman"/>
            <w:b/>
            <w:bCs/>
            <w:color w:val="000000"/>
            <w:shd w:val="clear" w:color="auto" w:fill="FFFFFF"/>
            <w:rPrChange w:id="1100" w:author="Cláudio Nóbrega" w:date="2020-07-18T10:42:00Z">
              <w:rPr>
                <w:rFonts w:ascii="Times New Roman" w:hAnsi="Times New Roman"/>
                <w:b/>
                <w:bCs/>
                <w:color w:val="000000"/>
                <w:shd w:val="clear" w:color="auto" w:fill="FFFFFF"/>
              </w:rPr>
            </w:rPrChange>
          </w:rPr>
          <w:t xml:space="preserve"> cloud </w:t>
        </w:r>
        <w:proofErr w:type="spellStart"/>
        <w:r w:rsidRPr="00BA2BFD">
          <w:rPr>
            <w:rFonts w:ascii="Times New Roman" w:hAnsi="Times New Roman"/>
            <w:b/>
            <w:bCs/>
            <w:color w:val="000000"/>
            <w:shd w:val="clear" w:color="auto" w:fill="FFFFFF"/>
            <w:rPrChange w:id="1101" w:author="Cláudio Nóbrega" w:date="2020-07-18T10:42:00Z">
              <w:rPr>
                <w:rFonts w:ascii="Times New Roman" w:hAnsi="Times New Roman"/>
                <w:b/>
                <w:bCs/>
                <w:color w:val="000000"/>
                <w:shd w:val="clear" w:color="auto" w:fill="FFFFFF"/>
              </w:rPr>
            </w:rPrChange>
          </w:rPr>
          <w:t>vision</w:t>
        </w:r>
        <w:proofErr w:type="spellEnd"/>
        <w:r w:rsidRPr="00BA2BFD">
          <w:rPr>
            <w:rFonts w:ascii="Times New Roman" w:hAnsi="Times New Roman"/>
            <w:b/>
            <w:bCs/>
            <w:color w:val="000000"/>
            <w:shd w:val="clear" w:color="auto" w:fill="FFFFFF"/>
            <w:rPrChange w:id="1102" w:author="Cláudio Nóbrega" w:date="2020-07-18T10:42:00Z">
              <w:rPr>
                <w:rFonts w:ascii="Times New Roman" w:hAnsi="Times New Roman"/>
                <w:b/>
                <w:bCs/>
                <w:color w:val="000000"/>
                <w:shd w:val="clear" w:color="auto" w:fill="FFFFFF"/>
              </w:rPr>
            </w:rPrChange>
          </w:rPr>
          <w:t xml:space="preserve"> </w:t>
        </w:r>
        <w:proofErr w:type="spellStart"/>
        <w:r w:rsidRPr="00BA2BFD">
          <w:rPr>
            <w:rFonts w:ascii="Times New Roman" w:hAnsi="Times New Roman"/>
            <w:b/>
            <w:bCs/>
            <w:color w:val="000000"/>
            <w:shd w:val="clear" w:color="auto" w:fill="FFFFFF"/>
            <w:rPrChange w:id="1103" w:author="Cláudio Nóbrega" w:date="2020-07-18T10:42:00Z">
              <w:rPr>
                <w:rFonts w:ascii="Times New Roman" w:hAnsi="Times New Roman"/>
                <w:b/>
                <w:bCs/>
                <w:color w:val="000000"/>
                <w:shd w:val="clear" w:color="auto" w:fill="FFFFFF"/>
              </w:rPr>
            </w:rPrChange>
          </w:rPr>
          <w:t>api</w:t>
        </w:r>
        <w:proofErr w:type="spellEnd"/>
        <w:r w:rsidRPr="00BA2BFD">
          <w:rPr>
            <w:rFonts w:ascii="Times New Roman" w:hAnsi="Times New Roman"/>
            <w:b/>
            <w:bCs/>
            <w:color w:val="000000"/>
            <w:shd w:val="clear" w:color="auto" w:fill="FFFFFF"/>
            <w:rPrChange w:id="1104" w:author="Cláudio Nóbrega" w:date="2020-07-18T10:42:00Z">
              <w:rPr>
                <w:rFonts w:ascii="Times New Roman" w:hAnsi="Times New Roman"/>
                <w:b/>
                <w:bCs/>
                <w:color w:val="000000"/>
                <w:shd w:val="clear" w:color="auto" w:fill="FFFFFF"/>
              </w:rPr>
            </w:rPrChange>
          </w:rPr>
          <w:t xml:space="preserve"> para identificação de objetos</w:t>
        </w:r>
        <w:r w:rsidRPr="00BA2BFD">
          <w:rPr>
            <w:rFonts w:ascii="Times New Roman" w:hAnsi="Times New Roman"/>
            <w:color w:val="000000"/>
            <w:shd w:val="clear" w:color="auto" w:fill="FFFFFF"/>
            <w:rPrChange w:id="1105" w:author="Cláudio Nóbrega" w:date="2020-07-18T10:42:00Z">
              <w:rPr>
                <w:rFonts w:ascii="Times New Roman" w:hAnsi="Times New Roman"/>
                <w:color w:val="000000"/>
                <w:shd w:val="clear" w:color="auto" w:fill="FFFFFF"/>
              </w:rPr>
            </w:rPrChange>
          </w:rPr>
          <w:t>. [</w:t>
        </w:r>
        <w:r w:rsidRPr="00BA2BFD">
          <w:rPr>
            <w:rFonts w:ascii="Times New Roman" w:hAnsi="Times New Roman"/>
            <w:i/>
            <w:iCs/>
            <w:color w:val="000000"/>
            <w:shd w:val="clear" w:color="auto" w:fill="FFFFFF"/>
            <w:rPrChange w:id="1106" w:author="Cláudio Nóbrega" w:date="2020-07-18T10:42:00Z">
              <w:rPr>
                <w:rFonts w:ascii="Times New Roman" w:hAnsi="Times New Roman"/>
                <w:i/>
                <w:iCs/>
                <w:color w:val="000000"/>
                <w:shd w:val="clear" w:color="auto" w:fill="FFFFFF"/>
              </w:rPr>
            </w:rPrChange>
          </w:rPr>
          <w:t>S. l.</w:t>
        </w:r>
        <w:r w:rsidRPr="00BA2BFD">
          <w:rPr>
            <w:rFonts w:ascii="Times New Roman" w:hAnsi="Times New Roman"/>
            <w:color w:val="000000"/>
            <w:shd w:val="clear" w:color="auto" w:fill="FFFFFF"/>
            <w:rPrChange w:id="1107" w:author="Cláudio Nóbrega" w:date="2020-07-18T10:42:00Z">
              <w:rPr>
                <w:rFonts w:ascii="Times New Roman" w:hAnsi="Times New Roman"/>
                <w:color w:val="000000"/>
                <w:shd w:val="clear" w:color="auto" w:fill="FFFFFF"/>
              </w:rPr>
            </w:rPrChange>
          </w:rPr>
          <w:t>], 06 jan. 2016.</w:t>
        </w:r>
      </w:ins>
    </w:p>
    <w:p w14:paraId="2CCADEDF" w14:textId="01E55A45" w:rsidR="00036DB1" w:rsidRPr="00BA2BFD" w:rsidRDefault="00036DB1" w:rsidP="00BA2BFD">
      <w:pPr>
        <w:shd w:val="clear" w:color="auto" w:fill="FFFFFF"/>
        <w:spacing w:before="100" w:after="100"/>
        <w:rPr>
          <w:ins w:id="1108" w:author="Cláudio Nóbrega" w:date="2020-07-18T10:16:00Z"/>
          <w:rFonts w:ascii="Times New Roman" w:hAnsi="Times New Roman"/>
          <w:color w:val="000000"/>
          <w:shd w:val="clear" w:color="auto" w:fill="FFFFFF"/>
          <w:rPrChange w:id="1109" w:author="Cláudio Nóbrega" w:date="2020-07-18T10:44:00Z">
            <w:rPr>
              <w:ins w:id="1110" w:author="Cláudio Nóbrega" w:date="2020-07-18T10:16:00Z"/>
              <w:rFonts w:ascii="Times New Roman" w:hAnsi="Times New Roman"/>
              <w:color w:val="000000"/>
              <w:sz w:val="8"/>
              <w:szCs w:val="8"/>
              <w:shd w:val="clear" w:color="auto" w:fill="FFFFFF"/>
            </w:rPr>
          </w:rPrChange>
        </w:rPr>
        <w:pPrChange w:id="1111" w:author="Cláudio Nóbrega" w:date="2020-07-18T10:41:00Z">
          <w:pPr>
            <w:shd w:val="clear" w:color="auto" w:fill="FFFFFF"/>
            <w:spacing w:before="100" w:after="100"/>
          </w:pPr>
        </w:pPrChange>
      </w:pPr>
      <w:ins w:id="1112" w:author="Cláudio Nóbrega" w:date="2020-07-18T10:16:00Z">
        <w:r w:rsidRPr="00BA2BFD">
          <w:rPr>
            <w:rFonts w:ascii="Times New Roman" w:hAnsi="Times New Roman"/>
            <w:color w:val="000000"/>
            <w:shd w:val="clear" w:color="auto" w:fill="FFFFFF"/>
            <w:rPrChange w:id="1113" w:author="Cláudio Nóbrega" w:date="2020-07-18T10:42:00Z">
              <w:rPr>
                <w:rFonts w:ascii="Times New Roman" w:hAnsi="Times New Roman"/>
                <w:color w:val="000000"/>
                <w:shd w:val="clear" w:color="auto" w:fill="FFFFFF"/>
              </w:rPr>
            </w:rPrChange>
          </w:rPr>
          <w:t>Disponível em: https://mundoapi.com.br/materias/conheca-a-fantastica-google-cloud-vision-api-para-identificacao-de-objetos/. Acesso em: 18 mar. 2020.</w:t>
        </w:r>
      </w:ins>
    </w:p>
    <w:p w14:paraId="006AD677" w14:textId="77777777" w:rsidR="00BA2BFD" w:rsidRDefault="00BA2BFD" w:rsidP="00BA2BFD">
      <w:pPr>
        <w:shd w:val="clear" w:color="auto" w:fill="FFFFFF"/>
        <w:spacing w:before="100" w:after="100"/>
        <w:rPr>
          <w:ins w:id="1114" w:author="Cláudio Nóbrega" w:date="2020-07-18T10:44:00Z"/>
          <w:rFonts w:ascii="Times New Roman" w:hAnsi="Times New Roman"/>
          <w:color w:val="000000"/>
          <w:shd w:val="clear" w:color="auto" w:fill="FFFFFF"/>
        </w:rPr>
      </w:pPr>
    </w:p>
    <w:p w14:paraId="7DD4D112" w14:textId="0571F905" w:rsidR="00036DB1" w:rsidRPr="00BA2BFD" w:rsidRDefault="00036DB1" w:rsidP="00BA2BFD">
      <w:pPr>
        <w:shd w:val="clear" w:color="auto" w:fill="FFFFFF"/>
        <w:spacing w:before="100" w:after="100"/>
        <w:rPr>
          <w:ins w:id="1115" w:author="Cláudio Nóbrega" w:date="2020-07-18T10:16:00Z"/>
          <w:rFonts w:ascii="Times New Roman" w:hAnsi="Times New Roman"/>
          <w:color w:val="000000"/>
          <w:shd w:val="clear" w:color="auto" w:fill="FFFFFF"/>
          <w:rPrChange w:id="1116" w:author="Cláudio Nóbrega" w:date="2020-07-18T10:42:00Z">
            <w:rPr>
              <w:ins w:id="1117" w:author="Cláudio Nóbrega" w:date="2020-07-18T10:16:00Z"/>
              <w:rFonts w:ascii="Times New Roman" w:hAnsi="Times New Roman"/>
              <w:color w:val="000000"/>
              <w:shd w:val="clear" w:color="auto" w:fill="FFFFFF"/>
            </w:rPr>
          </w:rPrChange>
        </w:rPr>
        <w:pPrChange w:id="1118" w:author="Cláudio Nóbrega" w:date="2020-07-18T10:41:00Z">
          <w:pPr>
            <w:shd w:val="clear" w:color="auto" w:fill="FFFFFF"/>
            <w:spacing w:before="100" w:after="100"/>
          </w:pPr>
        </w:pPrChange>
      </w:pPr>
      <w:ins w:id="1119" w:author="Cláudio Nóbrega" w:date="2020-07-18T10:16:00Z">
        <w:r w:rsidRPr="00BA2BFD">
          <w:rPr>
            <w:rFonts w:ascii="Times New Roman" w:hAnsi="Times New Roman"/>
            <w:color w:val="000000"/>
            <w:shd w:val="clear" w:color="auto" w:fill="FFFFFF"/>
            <w:rPrChange w:id="1120" w:author="Cláudio Nóbrega" w:date="2020-07-18T10:42:00Z">
              <w:rPr>
                <w:rFonts w:ascii="Times New Roman" w:hAnsi="Times New Roman"/>
                <w:color w:val="000000"/>
                <w:shd w:val="clear" w:color="auto" w:fill="FFFFFF"/>
              </w:rPr>
            </w:rPrChange>
          </w:rPr>
          <w:t xml:space="preserve">JR, Valdir </w:t>
        </w:r>
        <w:proofErr w:type="spellStart"/>
        <w:r w:rsidRPr="00BA2BFD">
          <w:rPr>
            <w:rFonts w:ascii="Times New Roman" w:hAnsi="Times New Roman"/>
            <w:color w:val="000000"/>
            <w:shd w:val="clear" w:color="auto" w:fill="FFFFFF"/>
            <w:rPrChange w:id="1121" w:author="Cláudio Nóbrega" w:date="2020-07-18T10:42:00Z">
              <w:rPr>
                <w:rFonts w:ascii="Times New Roman" w:hAnsi="Times New Roman"/>
                <w:color w:val="000000"/>
                <w:shd w:val="clear" w:color="auto" w:fill="FFFFFF"/>
              </w:rPr>
            </w:rPrChange>
          </w:rPr>
          <w:t>Stumm</w:t>
        </w:r>
        <w:proofErr w:type="spellEnd"/>
        <w:r w:rsidRPr="00BA2BFD">
          <w:rPr>
            <w:rFonts w:ascii="Times New Roman" w:hAnsi="Times New Roman"/>
            <w:color w:val="000000"/>
            <w:shd w:val="clear" w:color="auto" w:fill="FFFFFF"/>
            <w:rPrChange w:id="1122" w:author="Cláudio Nóbrega" w:date="2020-07-18T10:42:00Z">
              <w:rPr>
                <w:rFonts w:ascii="Times New Roman" w:hAnsi="Times New Roman"/>
                <w:color w:val="000000"/>
                <w:shd w:val="clear" w:color="auto" w:fill="FFFFFF"/>
              </w:rPr>
            </w:rPrChange>
          </w:rPr>
          <w:t xml:space="preserve">; DORNELES, Elias. Acessando </w:t>
        </w:r>
        <w:proofErr w:type="spellStart"/>
        <w:r w:rsidRPr="00BA2BFD">
          <w:rPr>
            <w:rFonts w:ascii="Times New Roman" w:hAnsi="Times New Roman"/>
            <w:color w:val="000000"/>
            <w:shd w:val="clear" w:color="auto" w:fill="FFFFFF"/>
            <w:rPrChange w:id="1123" w:author="Cláudio Nóbrega" w:date="2020-07-18T10:42:00Z">
              <w:rPr>
                <w:rFonts w:ascii="Times New Roman" w:hAnsi="Times New Roman"/>
                <w:color w:val="000000"/>
                <w:shd w:val="clear" w:color="auto" w:fill="FFFFFF"/>
              </w:rPr>
            </w:rPrChange>
          </w:rPr>
          <w:t>apis</w:t>
        </w:r>
        <w:proofErr w:type="spellEnd"/>
        <w:r w:rsidRPr="00BA2BFD">
          <w:rPr>
            <w:rFonts w:ascii="Times New Roman" w:hAnsi="Times New Roman"/>
            <w:color w:val="000000"/>
            <w:shd w:val="clear" w:color="auto" w:fill="FFFFFF"/>
            <w:rPrChange w:id="1124" w:author="Cláudio Nóbrega" w:date="2020-07-18T10:42:00Z">
              <w:rPr>
                <w:rFonts w:ascii="Times New Roman" w:hAnsi="Times New Roman"/>
                <w:color w:val="000000"/>
                <w:shd w:val="clear" w:color="auto" w:fill="FFFFFF"/>
              </w:rPr>
            </w:rPrChange>
          </w:rPr>
          <w:t xml:space="preserve"> </w:t>
        </w:r>
        <w:proofErr w:type="spellStart"/>
        <w:r w:rsidRPr="00BA2BFD">
          <w:rPr>
            <w:rFonts w:ascii="Times New Roman" w:hAnsi="Times New Roman"/>
            <w:color w:val="000000"/>
            <w:shd w:val="clear" w:color="auto" w:fill="FFFFFF"/>
            <w:rPrChange w:id="1125" w:author="Cláudio Nóbrega" w:date="2020-07-18T10:42:00Z">
              <w:rPr>
                <w:rFonts w:ascii="Times New Roman" w:hAnsi="Times New Roman"/>
                <w:color w:val="000000"/>
                <w:shd w:val="clear" w:color="auto" w:fill="FFFFFF"/>
              </w:rPr>
            </w:rPrChange>
          </w:rPr>
          <w:t>rest</w:t>
        </w:r>
        <w:proofErr w:type="spellEnd"/>
        <w:r w:rsidRPr="00BA2BFD">
          <w:rPr>
            <w:rFonts w:ascii="Times New Roman" w:hAnsi="Times New Roman"/>
            <w:color w:val="000000"/>
            <w:shd w:val="clear" w:color="auto" w:fill="FFFFFF"/>
            <w:rPrChange w:id="1126" w:author="Cláudio Nóbrega" w:date="2020-07-18T10:42:00Z">
              <w:rPr>
                <w:rFonts w:ascii="Times New Roman" w:hAnsi="Times New Roman"/>
                <w:color w:val="000000"/>
                <w:shd w:val="clear" w:color="auto" w:fill="FFFFFF"/>
              </w:rPr>
            </w:rPrChange>
          </w:rPr>
          <w:t xml:space="preserve"> com </w:t>
        </w:r>
        <w:proofErr w:type="spellStart"/>
        <w:r w:rsidRPr="00BA2BFD">
          <w:rPr>
            <w:rFonts w:ascii="Times New Roman" w:hAnsi="Times New Roman"/>
            <w:color w:val="000000"/>
            <w:shd w:val="clear" w:color="auto" w:fill="FFFFFF"/>
            <w:rPrChange w:id="1127" w:author="Cláudio Nóbrega" w:date="2020-07-18T10:42:00Z">
              <w:rPr>
                <w:rFonts w:ascii="Times New Roman" w:hAnsi="Times New Roman"/>
                <w:color w:val="000000"/>
                <w:shd w:val="clear" w:color="auto" w:fill="FFFFFF"/>
              </w:rPr>
            </w:rPrChange>
          </w:rPr>
          <w:t>python</w:t>
        </w:r>
        <w:proofErr w:type="spellEnd"/>
        <w:r w:rsidRPr="00BA2BFD">
          <w:rPr>
            <w:rFonts w:ascii="Times New Roman" w:hAnsi="Times New Roman"/>
            <w:color w:val="000000"/>
            <w:shd w:val="clear" w:color="auto" w:fill="FFFFFF"/>
            <w:rPrChange w:id="1128" w:author="Cláudio Nóbrega" w:date="2020-07-18T10:42:00Z">
              <w:rPr>
                <w:rFonts w:ascii="Times New Roman" w:hAnsi="Times New Roman"/>
                <w:color w:val="000000"/>
                <w:shd w:val="clear" w:color="auto" w:fill="FFFFFF"/>
              </w:rPr>
            </w:rPrChange>
          </w:rPr>
          <w:t>. </w:t>
        </w:r>
        <w:r w:rsidRPr="00BA2BFD">
          <w:rPr>
            <w:rFonts w:ascii="Times New Roman" w:hAnsi="Times New Roman"/>
            <w:i/>
            <w:iCs/>
            <w:color w:val="000000"/>
            <w:shd w:val="clear" w:color="auto" w:fill="FFFFFF"/>
            <w:rPrChange w:id="1129" w:author="Cláudio Nóbrega" w:date="2020-07-18T10:42:00Z">
              <w:rPr>
                <w:rFonts w:ascii="Times New Roman" w:hAnsi="Times New Roman"/>
                <w:i/>
                <w:iCs/>
                <w:color w:val="000000"/>
                <w:shd w:val="clear" w:color="auto" w:fill="FFFFFF"/>
              </w:rPr>
            </w:rPrChange>
          </w:rPr>
          <w:t>In</w:t>
        </w:r>
        <w:r w:rsidRPr="00BA2BFD">
          <w:rPr>
            <w:rFonts w:ascii="Times New Roman" w:hAnsi="Times New Roman"/>
            <w:color w:val="000000"/>
            <w:shd w:val="clear" w:color="auto" w:fill="FFFFFF"/>
            <w:rPrChange w:id="1130" w:author="Cláudio Nóbrega" w:date="2020-07-18T10:42:00Z">
              <w:rPr>
                <w:rFonts w:ascii="Times New Roman" w:hAnsi="Times New Roman"/>
                <w:color w:val="000000"/>
                <w:shd w:val="clear" w:color="auto" w:fill="FFFFFF"/>
              </w:rPr>
            </w:rPrChange>
          </w:rPr>
          <w:t>: </w:t>
        </w:r>
        <w:r w:rsidRPr="00BA2BFD">
          <w:rPr>
            <w:rFonts w:ascii="Times New Roman" w:hAnsi="Times New Roman"/>
            <w:b/>
            <w:bCs/>
            <w:color w:val="000000"/>
            <w:shd w:val="clear" w:color="auto" w:fill="FFFFFF"/>
            <w:rPrChange w:id="1131" w:author="Cláudio Nóbrega" w:date="2020-07-18T10:42:00Z">
              <w:rPr>
                <w:rFonts w:ascii="Times New Roman" w:hAnsi="Times New Roman"/>
                <w:b/>
                <w:bCs/>
                <w:color w:val="000000"/>
                <w:shd w:val="clear" w:color="auto" w:fill="FFFFFF"/>
              </w:rPr>
            </w:rPrChange>
          </w:rPr>
          <w:t xml:space="preserve">Acessando </w:t>
        </w:r>
      </w:ins>
      <w:ins w:id="1132" w:author="Cláudio Nóbrega" w:date="2020-07-18T10:19:00Z">
        <w:r w:rsidR="001C3174" w:rsidRPr="00BA2BFD">
          <w:rPr>
            <w:rFonts w:ascii="Times New Roman" w:hAnsi="Times New Roman"/>
            <w:b/>
            <w:bCs/>
            <w:color w:val="000000"/>
            <w:shd w:val="clear" w:color="auto" w:fill="FFFFFF"/>
            <w:rPrChange w:id="1133" w:author="Cláudio Nóbrega" w:date="2020-07-18T10:42:00Z">
              <w:rPr>
                <w:rFonts w:ascii="Times New Roman" w:hAnsi="Times New Roman"/>
                <w:b/>
                <w:bCs/>
                <w:color w:val="000000"/>
                <w:shd w:val="clear" w:color="auto" w:fill="FFFFFF"/>
              </w:rPr>
            </w:rPrChange>
          </w:rPr>
          <w:t>AP</w:t>
        </w:r>
      </w:ins>
      <w:ins w:id="1134" w:author="Cláudio Nóbrega" w:date="2020-07-18T10:20:00Z">
        <w:r w:rsidR="001C3174" w:rsidRPr="00BA2BFD">
          <w:rPr>
            <w:rFonts w:ascii="Times New Roman" w:hAnsi="Times New Roman"/>
            <w:b/>
            <w:bCs/>
            <w:color w:val="000000"/>
            <w:shd w:val="clear" w:color="auto" w:fill="FFFFFF"/>
            <w:rPrChange w:id="1135" w:author="Cláudio Nóbrega" w:date="2020-07-18T10:42:00Z">
              <w:rPr>
                <w:rFonts w:ascii="Times New Roman" w:hAnsi="Times New Roman"/>
                <w:b/>
                <w:bCs/>
                <w:color w:val="000000"/>
                <w:shd w:val="clear" w:color="auto" w:fill="FFFFFF"/>
              </w:rPr>
            </w:rPrChange>
          </w:rPr>
          <w:t>Is</w:t>
        </w:r>
      </w:ins>
      <w:ins w:id="1136" w:author="Cláudio Nóbrega" w:date="2020-07-18T10:16:00Z">
        <w:r w:rsidRPr="00BA2BFD">
          <w:rPr>
            <w:rFonts w:ascii="Times New Roman" w:hAnsi="Times New Roman"/>
            <w:b/>
            <w:bCs/>
            <w:color w:val="000000"/>
            <w:shd w:val="clear" w:color="auto" w:fill="FFFFFF"/>
            <w:rPrChange w:id="1137" w:author="Cláudio Nóbrega" w:date="2020-07-18T10:42:00Z">
              <w:rPr>
                <w:rFonts w:ascii="Times New Roman" w:hAnsi="Times New Roman"/>
                <w:b/>
                <w:bCs/>
                <w:color w:val="000000"/>
                <w:shd w:val="clear" w:color="auto" w:fill="FFFFFF"/>
              </w:rPr>
            </w:rPrChange>
          </w:rPr>
          <w:t xml:space="preserve"> </w:t>
        </w:r>
        <w:proofErr w:type="spellStart"/>
        <w:r w:rsidRPr="00BA2BFD">
          <w:rPr>
            <w:rFonts w:ascii="Times New Roman" w:hAnsi="Times New Roman"/>
            <w:b/>
            <w:bCs/>
            <w:color w:val="000000"/>
            <w:shd w:val="clear" w:color="auto" w:fill="FFFFFF"/>
            <w:rPrChange w:id="1138" w:author="Cláudio Nóbrega" w:date="2020-07-18T10:42:00Z">
              <w:rPr>
                <w:rFonts w:ascii="Times New Roman" w:hAnsi="Times New Roman"/>
                <w:b/>
                <w:bCs/>
                <w:color w:val="000000"/>
                <w:shd w:val="clear" w:color="auto" w:fill="FFFFFF"/>
              </w:rPr>
            </w:rPrChange>
          </w:rPr>
          <w:t>rest</w:t>
        </w:r>
        <w:proofErr w:type="spellEnd"/>
        <w:r w:rsidRPr="00BA2BFD">
          <w:rPr>
            <w:rFonts w:ascii="Times New Roman" w:hAnsi="Times New Roman"/>
            <w:b/>
            <w:bCs/>
            <w:color w:val="000000"/>
            <w:shd w:val="clear" w:color="auto" w:fill="FFFFFF"/>
            <w:rPrChange w:id="1139" w:author="Cláudio Nóbrega" w:date="2020-07-18T10:42:00Z">
              <w:rPr>
                <w:rFonts w:ascii="Times New Roman" w:hAnsi="Times New Roman"/>
                <w:b/>
                <w:bCs/>
                <w:color w:val="000000"/>
                <w:shd w:val="clear" w:color="auto" w:fill="FFFFFF"/>
              </w:rPr>
            </w:rPrChange>
          </w:rPr>
          <w:t xml:space="preserve"> com </w:t>
        </w:r>
        <w:proofErr w:type="spellStart"/>
        <w:r w:rsidRPr="00BA2BFD">
          <w:rPr>
            <w:rFonts w:ascii="Times New Roman" w:hAnsi="Times New Roman"/>
            <w:b/>
            <w:bCs/>
            <w:color w:val="000000"/>
            <w:shd w:val="clear" w:color="auto" w:fill="FFFFFF"/>
            <w:rPrChange w:id="1140" w:author="Cláudio Nóbrega" w:date="2020-07-18T10:42:00Z">
              <w:rPr>
                <w:rFonts w:ascii="Times New Roman" w:hAnsi="Times New Roman"/>
                <w:b/>
                <w:bCs/>
                <w:color w:val="000000"/>
                <w:shd w:val="clear" w:color="auto" w:fill="FFFFFF"/>
              </w:rPr>
            </w:rPrChange>
          </w:rPr>
          <w:t>python</w:t>
        </w:r>
        <w:proofErr w:type="spellEnd"/>
        <w:r w:rsidRPr="00BA2BFD">
          <w:rPr>
            <w:rFonts w:ascii="Times New Roman" w:hAnsi="Times New Roman"/>
            <w:color w:val="000000"/>
            <w:shd w:val="clear" w:color="auto" w:fill="FFFFFF"/>
            <w:rPrChange w:id="1141" w:author="Cláudio Nóbrega" w:date="2020-07-18T10:42:00Z">
              <w:rPr>
                <w:rFonts w:ascii="Times New Roman" w:hAnsi="Times New Roman"/>
                <w:color w:val="000000"/>
                <w:shd w:val="clear" w:color="auto" w:fill="FFFFFF"/>
              </w:rPr>
            </w:rPrChange>
          </w:rPr>
          <w:t>. [</w:t>
        </w:r>
        <w:r w:rsidRPr="00BA2BFD">
          <w:rPr>
            <w:rFonts w:ascii="Times New Roman" w:hAnsi="Times New Roman"/>
            <w:i/>
            <w:iCs/>
            <w:color w:val="000000"/>
            <w:shd w:val="clear" w:color="auto" w:fill="FFFFFF"/>
            <w:rPrChange w:id="1142" w:author="Cláudio Nóbrega" w:date="2020-07-18T10:42:00Z">
              <w:rPr>
                <w:rFonts w:ascii="Times New Roman" w:hAnsi="Times New Roman"/>
                <w:i/>
                <w:iCs/>
                <w:color w:val="000000"/>
                <w:shd w:val="clear" w:color="auto" w:fill="FFFFFF"/>
              </w:rPr>
            </w:rPrChange>
          </w:rPr>
          <w:t>S. l.</w:t>
        </w:r>
        <w:r w:rsidRPr="00BA2BFD">
          <w:rPr>
            <w:rFonts w:ascii="Times New Roman" w:hAnsi="Times New Roman"/>
            <w:color w:val="000000"/>
            <w:shd w:val="clear" w:color="auto" w:fill="FFFFFF"/>
            <w:rPrChange w:id="1143" w:author="Cláudio Nóbrega" w:date="2020-07-18T10:42:00Z">
              <w:rPr>
                <w:rFonts w:ascii="Times New Roman" w:hAnsi="Times New Roman"/>
                <w:color w:val="000000"/>
                <w:shd w:val="clear" w:color="auto" w:fill="FFFFFF"/>
              </w:rPr>
            </w:rPrChange>
          </w:rPr>
          <w:t>], 06 jan. 2016.</w:t>
        </w:r>
      </w:ins>
    </w:p>
    <w:p w14:paraId="39CF2CED" w14:textId="56C4C682" w:rsidR="001C3174" w:rsidRPr="00BA2BFD" w:rsidRDefault="00036DB1" w:rsidP="00BA2BFD">
      <w:pPr>
        <w:shd w:val="clear" w:color="auto" w:fill="FFFFFF"/>
        <w:spacing w:before="100" w:after="100"/>
        <w:rPr>
          <w:ins w:id="1144" w:author="Cláudio Nóbrega" w:date="2020-07-18T10:23:00Z"/>
          <w:rFonts w:ascii="Times New Roman" w:hAnsi="Times New Roman"/>
          <w:color w:val="000000"/>
          <w:shd w:val="clear" w:color="auto" w:fill="FFFFFF"/>
          <w:rPrChange w:id="1145" w:author="Cláudio Nóbrega" w:date="2020-07-18T10:44:00Z">
            <w:rPr>
              <w:ins w:id="1146" w:author="Cláudio Nóbrega" w:date="2020-07-18T10:23:00Z"/>
              <w:rFonts w:ascii="Times New Roman" w:hAnsi="Times New Roman"/>
              <w:color w:val="000000"/>
              <w:shd w:val="clear" w:color="auto" w:fill="FFFFFF"/>
              <w:lang w:val="en-US"/>
            </w:rPr>
          </w:rPrChange>
        </w:rPr>
        <w:pPrChange w:id="1147" w:author="Cláudio Nóbrega" w:date="2020-07-18T10:41:00Z">
          <w:pPr>
            <w:shd w:val="clear" w:color="auto" w:fill="FFFFFF"/>
            <w:spacing w:before="100" w:after="100"/>
          </w:pPr>
        </w:pPrChange>
      </w:pPr>
      <w:ins w:id="1148" w:author="Cláudio Nóbrega" w:date="2020-07-18T10:16:00Z">
        <w:r w:rsidRPr="00BA2BFD">
          <w:rPr>
            <w:rFonts w:ascii="Times New Roman" w:hAnsi="Times New Roman"/>
            <w:color w:val="000000"/>
            <w:shd w:val="clear" w:color="auto" w:fill="FFFFFF"/>
            <w:rPrChange w:id="1149" w:author="Cláudio Nóbrega" w:date="2020-07-18T10:42:00Z">
              <w:rPr>
                <w:rFonts w:ascii="Times New Roman" w:hAnsi="Times New Roman"/>
                <w:color w:val="000000"/>
                <w:shd w:val="clear" w:color="auto" w:fill="FFFFFF"/>
              </w:rPr>
            </w:rPrChange>
          </w:rPr>
          <w:t>Disponível em: https://pythonhelp.wordpress.com/2014/07/25/acessando-apis-rest-com-python/. Acesso em: 20 maio 2020</w:t>
        </w:r>
        <w:r w:rsidRPr="00BA2BFD">
          <w:rPr>
            <w:rFonts w:ascii="Times New Roman" w:hAnsi="Times New Roman"/>
            <w:color w:val="000000"/>
            <w:shd w:val="clear" w:color="auto" w:fill="FFFFFF"/>
            <w:rPrChange w:id="1150" w:author="Cláudio Nóbrega" w:date="2020-07-18T10:42:00Z">
              <w:rPr>
                <w:rFonts w:ascii="Segoe UI" w:hAnsi="Segoe UI" w:cs="Segoe UI"/>
                <w:color w:val="000000"/>
                <w:shd w:val="clear" w:color="auto" w:fill="FFFFFF"/>
              </w:rPr>
            </w:rPrChange>
          </w:rPr>
          <w:t>.</w:t>
        </w:r>
      </w:ins>
    </w:p>
    <w:p w14:paraId="58C2DCC8" w14:textId="77777777" w:rsidR="00BA2BFD" w:rsidRDefault="00BA2BFD" w:rsidP="00BA2BFD">
      <w:pPr>
        <w:shd w:val="clear" w:color="auto" w:fill="FFFFFF"/>
        <w:spacing w:before="100" w:after="100"/>
        <w:rPr>
          <w:ins w:id="1151" w:author="Cláudio Nóbrega" w:date="2020-07-18T10:44:00Z"/>
          <w:rFonts w:ascii="Times New Roman" w:hAnsi="Times New Roman"/>
          <w:color w:val="000000"/>
          <w:shd w:val="clear" w:color="auto" w:fill="FFFFFF"/>
          <w:lang w:val="en-US"/>
        </w:rPr>
      </w:pPr>
    </w:p>
    <w:p w14:paraId="51354635" w14:textId="1DB235B3" w:rsidR="001C3174" w:rsidRPr="00BA2BFD" w:rsidRDefault="00036DB1" w:rsidP="00BA2BFD">
      <w:pPr>
        <w:shd w:val="clear" w:color="auto" w:fill="FFFFFF"/>
        <w:spacing w:before="100" w:after="100"/>
        <w:rPr>
          <w:ins w:id="1152" w:author="Cláudio Nóbrega" w:date="2020-07-18T10:23:00Z"/>
          <w:rFonts w:ascii="Times New Roman" w:hAnsi="Times New Roman"/>
          <w:shd w:val="clear" w:color="auto" w:fill="FFFFFF"/>
          <w:rPrChange w:id="1153" w:author="Cláudio Nóbrega" w:date="2020-07-18T10:44:00Z">
            <w:rPr>
              <w:ins w:id="1154" w:author="Cláudio Nóbrega" w:date="2020-07-18T10:23:00Z"/>
              <w:rFonts w:ascii="Times New Roman" w:hAnsi="Times New Roman"/>
              <w:color w:val="000000"/>
              <w:shd w:val="clear" w:color="auto" w:fill="FFFFFF"/>
            </w:rPr>
          </w:rPrChange>
        </w:rPr>
        <w:pPrChange w:id="1155" w:author="Cláudio Nóbrega" w:date="2020-07-18T10:41:00Z">
          <w:pPr>
            <w:shd w:val="clear" w:color="auto" w:fill="FFFFFF"/>
            <w:spacing w:before="100" w:after="100"/>
          </w:pPr>
        </w:pPrChange>
      </w:pPr>
      <w:moveToRangeStart w:id="1156" w:author="Cláudio Nóbrega" w:date="2020-07-18T10:16:00Z" w:name="move45959790"/>
      <w:moveTo w:id="1157" w:author="Cláudio Nóbrega" w:date="2020-07-18T10:16:00Z">
        <w:r w:rsidRPr="00BA2BFD">
          <w:rPr>
            <w:rFonts w:ascii="Times New Roman" w:hAnsi="Times New Roman"/>
            <w:color w:val="000000"/>
            <w:shd w:val="clear" w:color="auto" w:fill="FFFFFF"/>
            <w:lang w:val="en-US"/>
            <w:rPrChange w:id="1158" w:author="Cláudio Nóbrega" w:date="2020-07-18T10:42:00Z">
              <w:rPr>
                <w:rFonts w:ascii="Times New Roman" w:hAnsi="Times New Roman"/>
                <w:color w:val="000000"/>
                <w:shd w:val="clear" w:color="auto" w:fill="FFFFFF"/>
                <w:lang w:val="en-US"/>
              </w:rPr>
            </w:rPrChange>
          </w:rPr>
          <w:t xml:space="preserve">NIELSEN, Frank; NOCK, Richard. </w:t>
        </w:r>
      </w:moveTo>
      <w:proofErr w:type="spellStart"/>
      <w:ins w:id="1159" w:author="Cláudio Nóbrega" w:date="2020-07-18T10:26:00Z">
        <w:r w:rsidR="001C3174" w:rsidRPr="00BA2BFD">
          <w:rPr>
            <w:rFonts w:ascii="Times New Roman" w:hAnsi="Times New Roman"/>
            <w:color w:val="000000"/>
            <w:shd w:val="clear" w:color="auto" w:fill="FFFFFF"/>
            <w:lang w:val="en-US"/>
            <w:rPrChange w:id="1160" w:author="Cláudio Nóbrega" w:date="2020-07-18T10:42:00Z">
              <w:rPr>
                <w:rFonts w:ascii="Times New Roman" w:hAnsi="Times New Roman"/>
                <w:color w:val="000000"/>
                <w:shd w:val="clear" w:color="auto" w:fill="FFFFFF"/>
                <w:lang w:val="en-US"/>
              </w:rPr>
            </w:rPrChange>
          </w:rPr>
          <w:t>Transações</w:t>
        </w:r>
        <w:proofErr w:type="spellEnd"/>
        <w:r w:rsidR="001C3174" w:rsidRPr="00BA2BFD">
          <w:rPr>
            <w:rFonts w:ascii="Times New Roman" w:hAnsi="Times New Roman"/>
            <w:color w:val="000000"/>
            <w:shd w:val="clear" w:color="auto" w:fill="FFFFFF"/>
            <w:lang w:val="en-US"/>
            <w:rPrChange w:id="1161" w:author="Cláudio Nóbrega" w:date="2020-07-18T10:42:00Z">
              <w:rPr>
                <w:rFonts w:ascii="Times New Roman" w:hAnsi="Times New Roman"/>
                <w:color w:val="000000"/>
                <w:shd w:val="clear" w:color="auto" w:fill="FFFFFF"/>
                <w:lang w:val="en-US"/>
              </w:rPr>
            </w:rPrChange>
          </w:rPr>
          <w:t xml:space="preserve"> </w:t>
        </w:r>
        <w:proofErr w:type="spellStart"/>
        <w:r w:rsidR="001C3174" w:rsidRPr="00BA2BFD">
          <w:rPr>
            <w:rFonts w:ascii="Times New Roman" w:hAnsi="Times New Roman"/>
            <w:color w:val="000000"/>
            <w:shd w:val="clear" w:color="auto" w:fill="FFFFFF"/>
            <w:lang w:val="en-US"/>
            <w:rPrChange w:id="1162" w:author="Cláudio Nóbrega" w:date="2020-07-18T10:42:00Z">
              <w:rPr>
                <w:rFonts w:ascii="Times New Roman" w:hAnsi="Times New Roman"/>
                <w:color w:val="000000"/>
                <w:shd w:val="clear" w:color="auto" w:fill="FFFFFF"/>
                <w:lang w:val="en-US"/>
              </w:rPr>
            </w:rPrChange>
          </w:rPr>
          <w:t>em</w:t>
        </w:r>
        <w:proofErr w:type="spellEnd"/>
        <w:r w:rsidR="001C3174" w:rsidRPr="00BA2BFD">
          <w:rPr>
            <w:rFonts w:ascii="Times New Roman" w:hAnsi="Times New Roman"/>
            <w:color w:val="000000"/>
            <w:shd w:val="clear" w:color="auto" w:fill="FFFFFF"/>
            <w:lang w:val="en-US"/>
            <w:rPrChange w:id="1163" w:author="Cláudio Nóbrega" w:date="2020-07-18T10:42:00Z">
              <w:rPr>
                <w:rFonts w:ascii="Times New Roman" w:hAnsi="Times New Roman"/>
                <w:color w:val="000000"/>
                <w:shd w:val="clear" w:color="auto" w:fill="FFFFFF"/>
                <w:lang w:val="en-US"/>
              </w:rPr>
            </w:rPrChange>
          </w:rPr>
          <w:t xml:space="preserve"> </w:t>
        </w:r>
        <w:proofErr w:type="spellStart"/>
        <w:r w:rsidR="001C3174" w:rsidRPr="00BA2BFD">
          <w:rPr>
            <w:rFonts w:ascii="Times New Roman" w:hAnsi="Times New Roman"/>
            <w:color w:val="000000"/>
            <w:shd w:val="clear" w:color="auto" w:fill="FFFFFF"/>
            <w:lang w:val="en-US"/>
            <w:rPrChange w:id="1164" w:author="Cláudio Nóbrega" w:date="2020-07-18T10:42:00Z">
              <w:rPr>
                <w:rFonts w:ascii="Times New Roman" w:hAnsi="Times New Roman"/>
                <w:color w:val="000000"/>
                <w:shd w:val="clear" w:color="auto" w:fill="FFFFFF"/>
                <w:lang w:val="en-US"/>
              </w:rPr>
            </w:rPrChange>
          </w:rPr>
          <w:t>análise</w:t>
        </w:r>
        <w:proofErr w:type="spellEnd"/>
        <w:r w:rsidR="001C3174" w:rsidRPr="00BA2BFD">
          <w:rPr>
            <w:rFonts w:ascii="Times New Roman" w:hAnsi="Times New Roman"/>
            <w:color w:val="000000"/>
            <w:shd w:val="clear" w:color="auto" w:fill="FFFFFF"/>
            <w:lang w:val="en-US"/>
            <w:rPrChange w:id="1165" w:author="Cláudio Nóbrega" w:date="2020-07-18T10:42:00Z">
              <w:rPr>
                <w:rFonts w:ascii="Times New Roman" w:hAnsi="Times New Roman"/>
                <w:color w:val="000000"/>
                <w:shd w:val="clear" w:color="auto" w:fill="FFFFFF"/>
                <w:lang w:val="en-US"/>
              </w:rPr>
            </w:rPrChange>
          </w:rPr>
          <w:t xml:space="preserve"> de </w:t>
        </w:r>
        <w:proofErr w:type="spellStart"/>
        <w:r w:rsidR="001C3174" w:rsidRPr="00BA2BFD">
          <w:rPr>
            <w:rFonts w:ascii="Times New Roman" w:hAnsi="Times New Roman"/>
            <w:color w:val="000000"/>
            <w:shd w:val="clear" w:color="auto" w:fill="FFFFFF"/>
            <w:lang w:val="en-US"/>
            <w:rPrChange w:id="1166" w:author="Cláudio Nóbrega" w:date="2020-07-18T10:42:00Z">
              <w:rPr>
                <w:rFonts w:ascii="Times New Roman" w:hAnsi="Times New Roman"/>
                <w:color w:val="000000"/>
                <w:shd w:val="clear" w:color="auto" w:fill="FFFFFF"/>
                <w:lang w:val="en-US"/>
              </w:rPr>
            </w:rPrChange>
          </w:rPr>
          <w:t>padrões</w:t>
        </w:r>
        <w:proofErr w:type="spellEnd"/>
        <w:r w:rsidR="001C3174" w:rsidRPr="00BA2BFD">
          <w:rPr>
            <w:rFonts w:ascii="Times New Roman" w:hAnsi="Times New Roman"/>
            <w:color w:val="000000"/>
            <w:shd w:val="clear" w:color="auto" w:fill="FFFFFF"/>
            <w:lang w:val="en-US"/>
            <w:rPrChange w:id="1167" w:author="Cláudio Nóbrega" w:date="2020-07-18T10:42:00Z">
              <w:rPr>
                <w:rFonts w:ascii="Times New Roman" w:hAnsi="Times New Roman"/>
                <w:color w:val="000000"/>
                <w:shd w:val="clear" w:color="auto" w:fill="FFFFFF"/>
                <w:lang w:val="en-US"/>
              </w:rPr>
            </w:rPrChange>
          </w:rPr>
          <w:t xml:space="preserve"> e </w:t>
        </w:r>
        <w:proofErr w:type="spellStart"/>
        <w:r w:rsidR="001C3174" w:rsidRPr="00BA2BFD">
          <w:rPr>
            <w:rFonts w:ascii="Times New Roman" w:hAnsi="Times New Roman"/>
            <w:color w:val="000000"/>
            <w:shd w:val="clear" w:color="auto" w:fill="FFFFFF"/>
            <w:lang w:val="en-US"/>
            <w:rPrChange w:id="1168" w:author="Cláudio Nóbrega" w:date="2020-07-18T10:42:00Z">
              <w:rPr>
                <w:rFonts w:ascii="Times New Roman" w:hAnsi="Times New Roman"/>
                <w:color w:val="000000"/>
                <w:shd w:val="clear" w:color="auto" w:fill="FFFFFF"/>
                <w:lang w:val="en-US"/>
              </w:rPr>
            </w:rPrChange>
          </w:rPr>
          <w:t>intelig</w:t>
        </w:r>
      </w:ins>
      <w:ins w:id="1169" w:author="Cláudio Nóbrega" w:date="2020-07-18T10:27:00Z">
        <w:r w:rsidR="001C3174" w:rsidRPr="00BA2BFD">
          <w:rPr>
            <w:rFonts w:ascii="Times New Roman" w:hAnsi="Times New Roman"/>
            <w:color w:val="000000"/>
            <w:shd w:val="clear" w:color="auto" w:fill="FFFFFF"/>
            <w:lang w:val="en-US"/>
            <w:rPrChange w:id="1170" w:author="Cláudio Nóbrega" w:date="2020-07-18T10:42:00Z">
              <w:rPr>
                <w:rFonts w:ascii="Times New Roman" w:hAnsi="Times New Roman"/>
                <w:color w:val="000000"/>
                <w:shd w:val="clear" w:color="auto" w:fill="FFFFFF"/>
                <w:lang w:val="en-US"/>
              </w:rPr>
            </w:rPrChange>
          </w:rPr>
          <w:t>ência</w:t>
        </w:r>
        <w:proofErr w:type="spellEnd"/>
        <w:r w:rsidR="001C3174" w:rsidRPr="00BA2BFD">
          <w:rPr>
            <w:rFonts w:ascii="Times New Roman" w:hAnsi="Times New Roman"/>
            <w:color w:val="000000"/>
            <w:shd w:val="clear" w:color="auto" w:fill="FFFFFF"/>
            <w:lang w:val="en-US"/>
            <w:rPrChange w:id="1171" w:author="Cláudio Nóbrega" w:date="2020-07-18T10:42:00Z">
              <w:rPr>
                <w:rFonts w:ascii="Times New Roman" w:hAnsi="Times New Roman"/>
                <w:color w:val="000000"/>
                <w:shd w:val="clear" w:color="auto" w:fill="FFFFFF"/>
                <w:lang w:val="en-US"/>
              </w:rPr>
            </w:rPrChange>
          </w:rPr>
          <w:t xml:space="preserve"> de </w:t>
        </w:r>
        <w:proofErr w:type="spellStart"/>
        <w:r w:rsidR="001C3174" w:rsidRPr="00BA2BFD">
          <w:rPr>
            <w:rFonts w:ascii="Times New Roman" w:hAnsi="Times New Roman"/>
            <w:color w:val="000000"/>
            <w:shd w:val="clear" w:color="auto" w:fill="FFFFFF"/>
            <w:lang w:val="en-US"/>
            <w:rPrChange w:id="1172" w:author="Cláudio Nóbrega" w:date="2020-07-18T10:42:00Z">
              <w:rPr>
                <w:rFonts w:ascii="Times New Roman" w:hAnsi="Times New Roman"/>
                <w:color w:val="000000"/>
                <w:shd w:val="clear" w:color="auto" w:fill="FFFFFF"/>
                <w:lang w:val="en-US"/>
              </w:rPr>
            </w:rPrChange>
          </w:rPr>
          <w:t>máquina</w:t>
        </w:r>
        <w:proofErr w:type="spellEnd"/>
        <w:r w:rsidR="001C3174" w:rsidRPr="00BA2BFD">
          <w:rPr>
            <w:rFonts w:ascii="Times New Roman" w:hAnsi="Times New Roman"/>
            <w:color w:val="000000"/>
            <w:shd w:val="clear" w:color="auto" w:fill="FFFFFF"/>
            <w:lang w:val="en-US"/>
            <w:rPrChange w:id="1173" w:author="Cláudio Nóbrega" w:date="2020-07-18T10:42:00Z">
              <w:rPr>
                <w:rFonts w:ascii="Times New Roman" w:hAnsi="Times New Roman"/>
                <w:color w:val="000000"/>
                <w:shd w:val="clear" w:color="auto" w:fill="FFFFFF"/>
                <w:lang w:val="en-US"/>
              </w:rPr>
            </w:rPrChange>
          </w:rPr>
          <w:t>.</w:t>
        </w:r>
      </w:ins>
      <w:moveTo w:id="1174" w:author="Cláudio Nóbrega" w:date="2020-07-18T10:16:00Z">
        <w:del w:id="1175" w:author="Cláudio Nóbrega" w:date="2020-07-18T10:27:00Z">
          <w:r w:rsidRPr="00BA2BFD" w:rsidDel="001C3174">
            <w:rPr>
              <w:rFonts w:ascii="Times New Roman" w:hAnsi="Times New Roman"/>
              <w:color w:val="000000"/>
              <w:shd w:val="clear" w:color="auto" w:fill="FFFFFF"/>
              <w:lang w:val="en-US"/>
              <w:rPrChange w:id="1176" w:author="Cláudio Nóbrega" w:date="2020-07-18T10:42:00Z">
                <w:rPr>
                  <w:rFonts w:ascii="Times New Roman" w:hAnsi="Times New Roman"/>
                  <w:color w:val="000000"/>
                  <w:shd w:val="clear" w:color="auto" w:fill="FFFFFF"/>
                  <w:lang w:val="en-US"/>
                </w:rPr>
              </w:rPrChange>
            </w:rPr>
            <w:delText>Transactions on Pattern Analysis and Machine Intelligence.</w:delText>
          </w:r>
        </w:del>
        <w:del w:id="1177" w:author="Cláudio Nóbrega" w:date="2020-07-18T10:28:00Z">
          <w:r w:rsidRPr="00BA2BFD" w:rsidDel="001C3174">
            <w:rPr>
              <w:rFonts w:ascii="Times New Roman" w:hAnsi="Times New Roman"/>
              <w:color w:val="000000"/>
              <w:shd w:val="clear" w:color="auto" w:fill="FFFFFF"/>
              <w:lang w:val="en-US"/>
              <w:rPrChange w:id="1178" w:author="Cláudio Nóbrega" w:date="2020-07-18T10:42:00Z">
                <w:rPr>
                  <w:rFonts w:ascii="Times New Roman" w:hAnsi="Times New Roman"/>
                  <w:color w:val="000000"/>
                  <w:shd w:val="clear" w:color="auto" w:fill="FFFFFF"/>
                  <w:lang w:val="en-US"/>
                </w:rPr>
              </w:rPrChange>
            </w:rPr>
            <w:delText> </w:delText>
          </w:r>
          <w:r w:rsidRPr="00BA2BFD" w:rsidDel="001C3174">
            <w:rPr>
              <w:rFonts w:ascii="Times New Roman" w:hAnsi="Times New Roman"/>
              <w:i/>
              <w:iCs/>
              <w:color w:val="000000"/>
              <w:shd w:val="clear" w:color="auto" w:fill="FFFFFF"/>
              <w:lang w:val="en-US"/>
              <w:rPrChange w:id="1179" w:author="Cláudio Nóbrega" w:date="2020-07-18T10:42:00Z">
                <w:rPr>
                  <w:rFonts w:ascii="Times New Roman" w:hAnsi="Times New Roman"/>
                  <w:i/>
                  <w:iCs/>
                  <w:color w:val="000000"/>
                  <w:shd w:val="clear" w:color="auto" w:fill="FFFFFF"/>
                  <w:lang w:val="en-US"/>
                </w:rPr>
              </w:rPrChange>
            </w:rPr>
            <w:delText>In</w:delText>
          </w:r>
          <w:r w:rsidRPr="00BA2BFD" w:rsidDel="001C3174">
            <w:rPr>
              <w:rFonts w:ascii="Times New Roman" w:hAnsi="Times New Roman"/>
              <w:color w:val="000000"/>
              <w:shd w:val="clear" w:color="auto" w:fill="FFFFFF"/>
              <w:lang w:val="en-US"/>
              <w:rPrChange w:id="1180" w:author="Cláudio Nóbrega" w:date="2020-07-18T10:42:00Z">
                <w:rPr>
                  <w:rFonts w:ascii="Times New Roman" w:hAnsi="Times New Roman"/>
                  <w:color w:val="000000"/>
                  <w:shd w:val="clear" w:color="auto" w:fill="FFFFFF"/>
                  <w:lang w:val="en-US"/>
                </w:rPr>
              </w:rPrChange>
            </w:rPr>
            <w:delText>: </w:delText>
          </w:r>
          <w:r w:rsidRPr="00BA2BFD" w:rsidDel="001C3174">
            <w:rPr>
              <w:rFonts w:ascii="Times New Roman" w:hAnsi="Times New Roman"/>
              <w:b/>
              <w:bCs/>
              <w:color w:val="000000"/>
              <w:shd w:val="clear" w:color="auto" w:fill="FFFFFF"/>
              <w:lang w:val="en-US"/>
              <w:rPrChange w:id="1181" w:author="Cláudio Nóbrega" w:date="2020-07-18T10:42:00Z">
                <w:rPr>
                  <w:rFonts w:ascii="Times New Roman" w:hAnsi="Times New Roman"/>
                  <w:b/>
                  <w:bCs/>
                  <w:color w:val="000000"/>
                  <w:shd w:val="clear" w:color="auto" w:fill="FFFFFF"/>
                  <w:lang w:val="en-US"/>
                </w:rPr>
              </w:rPrChange>
            </w:rPr>
            <w:delText>IEEE Transactions on Pattern Analysis and Machine Intelligence</w:delText>
          </w:r>
        </w:del>
      </w:moveTo>
      <w:ins w:id="1182" w:author="Cláudio Nóbrega" w:date="2020-07-18T10:28:00Z">
        <w:r w:rsidR="001C3174" w:rsidRPr="00BA2BFD">
          <w:rPr>
            <w:rFonts w:ascii="Times New Roman" w:hAnsi="Times New Roman"/>
            <w:color w:val="000000"/>
            <w:shd w:val="clear" w:color="auto" w:fill="FFFFFF"/>
            <w:lang w:val="en-US"/>
            <w:rPrChange w:id="1183" w:author="Cláudio Nóbrega" w:date="2020-07-18T10:42:00Z">
              <w:rPr>
                <w:rFonts w:ascii="Times New Roman" w:hAnsi="Times New Roman"/>
                <w:color w:val="000000"/>
                <w:shd w:val="clear" w:color="auto" w:fill="FFFFFF"/>
                <w:lang w:val="en-US"/>
              </w:rPr>
            </w:rPrChange>
          </w:rPr>
          <w:t xml:space="preserve"> </w:t>
        </w:r>
      </w:ins>
      <w:moveTo w:id="1184" w:author="Cláudio Nóbrega" w:date="2020-07-18T10:16:00Z">
        <w:del w:id="1185" w:author="Cláudio Nóbrega" w:date="2020-07-18T10:28:00Z">
          <w:r w:rsidRPr="00BA2BFD" w:rsidDel="001C3174">
            <w:rPr>
              <w:rFonts w:ascii="Times New Roman" w:hAnsi="Times New Roman"/>
              <w:color w:val="000000"/>
              <w:shd w:val="clear" w:color="auto" w:fill="FFFFFF"/>
              <w:lang w:val="en-US"/>
              <w:rPrChange w:id="1186" w:author="Cláudio Nóbrega" w:date="2020-07-18T10:42:00Z">
                <w:rPr>
                  <w:rFonts w:ascii="Times New Roman" w:hAnsi="Times New Roman"/>
                  <w:color w:val="000000"/>
                  <w:shd w:val="clear" w:color="auto" w:fill="FFFFFF"/>
                  <w:lang w:val="en-US"/>
                </w:rPr>
              </w:rPrChange>
            </w:rPr>
            <w:delText xml:space="preserve">. </w:delText>
          </w:r>
        </w:del>
        <w:r w:rsidRPr="00BA2BFD">
          <w:rPr>
            <w:rFonts w:ascii="Times New Roman" w:hAnsi="Times New Roman"/>
            <w:color w:val="000000"/>
            <w:shd w:val="clear" w:color="auto" w:fill="FFFFFF"/>
            <w:lang w:val="en-US"/>
            <w:rPrChange w:id="1187" w:author="Cláudio Nóbrega" w:date="2020-07-18T10:42:00Z">
              <w:rPr>
                <w:rFonts w:ascii="Times New Roman" w:hAnsi="Times New Roman"/>
                <w:color w:val="000000"/>
                <w:shd w:val="clear" w:color="auto" w:fill="FFFFFF"/>
                <w:lang w:val="en-US"/>
              </w:rPr>
            </w:rPrChange>
          </w:rPr>
          <w:t>[</w:t>
        </w:r>
        <w:r w:rsidRPr="00BA2BFD">
          <w:rPr>
            <w:rFonts w:ascii="Times New Roman" w:hAnsi="Times New Roman"/>
            <w:i/>
            <w:iCs/>
            <w:color w:val="000000"/>
            <w:shd w:val="clear" w:color="auto" w:fill="FFFFFF"/>
            <w:lang w:val="en-US"/>
            <w:rPrChange w:id="1188" w:author="Cláudio Nóbrega" w:date="2020-07-18T10:42:00Z">
              <w:rPr>
                <w:rFonts w:ascii="Times New Roman" w:hAnsi="Times New Roman"/>
                <w:i/>
                <w:iCs/>
                <w:color w:val="000000"/>
                <w:shd w:val="clear" w:color="auto" w:fill="FFFFFF"/>
                <w:lang w:val="en-US"/>
              </w:rPr>
            </w:rPrChange>
          </w:rPr>
          <w:t>S. l.</w:t>
        </w:r>
        <w:r w:rsidRPr="00BA2BFD">
          <w:rPr>
            <w:rFonts w:ascii="Times New Roman" w:hAnsi="Times New Roman"/>
            <w:color w:val="000000"/>
            <w:shd w:val="clear" w:color="auto" w:fill="FFFFFF"/>
            <w:lang w:val="en-US"/>
            <w:rPrChange w:id="1189" w:author="Cláudio Nóbrega" w:date="2020-07-18T10:42:00Z">
              <w:rPr>
                <w:rFonts w:ascii="Times New Roman" w:hAnsi="Times New Roman"/>
                <w:color w:val="000000"/>
                <w:shd w:val="clear" w:color="auto" w:fill="FFFFFF"/>
                <w:lang w:val="en-US"/>
              </w:rPr>
            </w:rPrChange>
          </w:rPr>
          <w:t xml:space="preserve">], 20 set. 2004. </w:t>
        </w:r>
        <w:r w:rsidRPr="00BA2BFD">
          <w:rPr>
            <w:rFonts w:ascii="Times New Roman" w:hAnsi="Times New Roman"/>
            <w:color w:val="000000"/>
            <w:shd w:val="clear" w:color="auto" w:fill="FFFFFF"/>
            <w:rPrChange w:id="1190" w:author="Cláudio Nóbrega" w:date="2020-07-18T10:42:00Z">
              <w:rPr>
                <w:rFonts w:ascii="Times New Roman" w:hAnsi="Times New Roman"/>
                <w:color w:val="000000"/>
                <w:shd w:val="clear" w:color="auto" w:fill="FFFFFF"/>
              </w:rPr>
            </w:rPrChange>
          </w:rPr>
          <w:t xml:space="preserve">Disponível em: </w:t>
        </w:r>
        <w:r w:rsidRPr="00BA2BFD">
          <w:rPr>
            <w:rFonts w:ascii="Times New Roman" w:hAnsi="Times New Roman"/>
            <w:rPrChange w:id="1191" w:author="Cláudio Nóbrega" w:date="2020-07-18T10:42:00Z">
              <w:rPr/>
            </w:rPrChange>
          </w:rPr>
          <w:fldChar w:fldCharType="begin"/>
        </w:r>
        <w:r w:rsidRPr="00BA2BFD">
          <w:rPr>
            <w:rFonts w:ascii="Times New Roman" w:hAnsi="Times New Roman"/>
            <w:rPrChange w:id="1192" w:author="Cláudio Nóbrega" w:date="2020-07-18T10:42:00Z">
              <w:rPr/>
            </w:rPrChange>
          </w:rPr>
          <w:instrText xml:space="preserve"> HYPERLINK "https://ieeexplore.ieee.org/document/1335450" </w:instrText>
        </w:r>
        <w:r w:rsidRPr="00BA2BFD">
          <w:rPr>
            <w:rFonts w:ascii="Times New Roman" w:hAnsi="Times New Roman"/>
            <w:rPrChange w:id="1193" w:author="Cláudio Nóbrega" w:date="2020-07-18T10:42:00Z">
              <w:rPr/>
            </w:rPrChange>
          </w:rPr>
          <w:fldChar w:fldCharType="separate"/>
        </w:r>
        <w:r w:rsidRPr="00BA2BFD">
          <w:rPr>
            <w:rStyle w:val="Hyperlink"/>
            <w:rFonts w:ascii="Times New Roman" w:hAnsi="Times New Roman"/>
            <w:color w:val="auto"/>
            <w:u w:val="none"/>
            <w:rPrChange w:id="1194" w:author="Cláudio Nóbrega" w:date="2020-07-18T10:42:00Z">
              <w:rPr>
                <w:rStyle w:val="Hyperlink"/>
                <w:rFonts w:ascii="Times New Roman" w:hAnsi="Times New Roman"/>
                <w:color w:val="auto"/>
                <w:u w:val="none"/>
              </w:rPr>
            </w:rPrChange>
          </w:rPr>
          <w:t>https://ieeexplore.ieee.org/document/1335450</w:t>
        </w:r>
        <w:r w:rsidRPr="00BA2BFD">
          <w:rPr>
            <w:rStyle w:val="Hyperlink"/>
            <w:rFonts w:ascii="Times New Roman" w:hAnsi="Times New Roman"/>
            <w:color w:val="auto"/>
            <w:u w:val="none"/>
            <w:rPrChange w:id="1195" w:author="Cláudio Nóbrega" w:date="2020-07-18T10:42:00Z">
              <w:rPr>
                <w:rStyle w:val="Hyperlink"/>
                <w:rFonts w:ascii="Times New Roman" w:hAnsi="Times New Roman"/>
                <w:color w:val="auto"/>
                <w:u w:val="none"/>
              </w:rPr>
            </w:rPrChange>
          </w:rPr>
          <w:fldChar w:fldCharType="end"/>
        </w:r>
        <w:r w:rsidRPr="00BA2BFD">
          <w:rPr>
            <w:rFonts w:ascii="Times New Roman" w:hAnsi="Times New Roman"/>
            <w:rPrChange w:id="1196" w:author="Cláudio Nóbrega" w:date="2020-07-18T10:42:00Z">
              <w:rPr>
                <w:rFonts w:ascii="Times New Roman" w:hAnsi="Times New Roman"/>
              </w:rPr>
            </w:rPrChange>
          </w:rPr>
          <w:t xml:space="preserve">. </w:t>
        </w:r>
        <w:r w:rsidRPr="00BA2BFD">
          <w:rPr>
            <w:rFonts w:ascii="Times New Roman" w:hAnsi="Times New Roman"/>
            <w:shd w:val="clear" w:color="auto" w:fill="FFFFFF"/>
            <w:rPrChange w:id="1197" w:author="Cláudio Nóbrega" w:date="2020-07-18T10:42:00Z">
              <w:rPr>
                <w:rFonts w:ascii="Times New Roman" w:hAnsi="Times New Roman"/>
                <w:shd w:val="clear" w:color="auto" w:fill="FFFFFF"/>
              </w:rPr>
            </w:rPrChange>
          </w:rPr>
          <w:t>Acesso em: 18 mar. 2020.</w:t>
        </w:r>
      </w:moveTo>
    </w:p>
    <w:p w14:paraId="0A232339" w14:textId="77777777" w:rsidR="00BA2BFD" w:rsidRDefault="00BA2BFD" w:rsidP="00BA2BFD">
      <w:pPr>
        <w:shd w:val="clear" w:color="auto" w:fill="FFFFFF"/>
        <w:spacing w:before="100" w:after="100"/>
        <w:rPr>
          <w:ins w:id="1198" w:author="Cláudio Nóbrega" w:date="2020-07-18T10:44:00Z"/>
          <w:rFonts w:ascii="Times New Roman" w:hAnsi="Times New Roman"/>
          <w:color w:val="000000"/>
          <w:shd w:val="clear" w:color="auto" w:fill="FFFFFF"/>
        </w:rPr>
      </w:pPr>
    </w:p>
    <w:p w14:paraId="602CDDCD" w14:textId="469CD84F" w:rsidR="001C3174" w:rsidRPr="00BA2BFD" w:rsidRDefault="001C3174" w:rsidP="00BA2BFD">
      <w:pPr>
        <w:shd w:val="clear" w:color="auto" w:fill="FFFFFF"/>
        <w:spacing w:before="100" w:after="100"/>
        <w:rPr>
          <w:ins w:id="1199" w:author="Cláudio Nóbrega" w:date="2020-07-18T10:23:00Z"/>
          <w:rFonts w:ascii="Times New Roman" w:hAnsi="Times New Roman"/>
          <w:color w:val="000000"/>
          <w:shd w:val="clear" w:color="auto" w:fill="FFFFFF"/>
          <w:rPrChange w:id="1200" w:author="Cláudio Nóbrega" w:date="2020-07-18T10:42:00Z">
            <w:rPr>
              <w:ins w:id="1201" w:author="Cláudio Nóbrega" w:date="2020-07-18T10:23:00Z"/>
              <w:rFonts w:ascii="Times New Roman" w:hAnsi="Times New Roman"/>
              <w:color w:val="000000"/>
              <w:shd w:val="clear" w:color="auto" w:fill="FFFFFF"/>
            </w:rPr>
          </w:rPrChange>
        </w:rPr>
        <w:pPrChange w:id="1202" w:author="Cláudio Nóbrega" w:date="2020-07-18T10:41:00Z">
          <w:pPr>
            <w:shd w:val="clear" w:color="auto" w:fill="FFFFFF"/>
            <w:spacing w:before="100" w:after="100"/>
          </w:pPr>
        </w:pPrChange>
      </w:pPr>
      <w:ins w:id="1203" w:author="Cláudio Nóbrega" w:date="2020-07-18T10:23:00Z">
        <w:r w:rsidRPr="00BA2BFD">
          <w:rPr>
            <w:rFonts w:ascii="Times New Roman" w:hAnsi="Times New Roman"/>
            <w:color w:val="000000"/>
            <w:shd w:val="clear" w:color="auto" w:fill="FFFFFF"/>
            <w:rPrChange w:id="1204" w:author="Cláudio Nóbrega" w:date="2020-07-18T10:42:00Z">
              <w:rPr>
                <w:rFonts w:ascii="Times New Roman" w:hAnsi="Times New Roman"/>
                <w:color w:val="000000"/>
                <w:shd w:val="clear" w:color="auto" w:fill="FFFFFF"/>
              </w:rPr>
            </w:rPrChange>
          </w:rPr>
          <w:t>OPENCV. </w:t>
        </w:r>
        <w:r w:rsidRPr="00BA2BFD">
          <w:rPr>
            <w:rFonts w:ascii="Times New Roman" w:hAnsi="Times New Roman"/>
            <w:i/>
            <w:iCs/>
            <w:color w:val="000000"/>
            <w:shd w:val="clear" w:color="auto" w:fill="FFFFFF"/>
            <w:rPrChange w:id="1205" w:author="Cláudio Nóbrega" w:date="2020-07-18T10:42:00Z">
              <w:rPr>
                <w:rFonts w:ascii="Times New Roman" w:hAnsi="Times New Roman"/>
                <w:i/>
                <w:iCs/>
                <w:color w:val="000000"/>
                <w:shd w:val="clear" w:color="auto" w:fill="FFFFFF"/>
              </w:rPr>
            </w:rPrChange>
          </w:rPr>
          <w:t>In</w:t>
        </w:r>
        <w:r w:rsidRPr="00BA2BFD">
          <w:rPr>
            <w:rFonts w:ascii="Times New Roman" w:hAnsi="Times New Roman"/>
            <w:color w:val="000000"/>
            <w:shd w:val="clear" w:color="auto" w:fill="FFFFFF"/>
            <w:rPrChange w:id="1206" w:author="Cláudio Nóbrega" w:date="2020-07-18T10:42:00Z">
              <w:rPr>
                <w:rFonts w:ascii="Times New Roman" w:hAnsi="Times New Roman"/>
                <w:color w:val="000000"/>
                <w:shd w:val="clear" w:color="auto" w:fill="FFFFFF"/>
              </w:rPr>
            </w:rPrChange>
          </w:rPr>
          <w:t>: </w:t>
        </w:r>
        <w:r w:rsidRPr="00BA2BFD">
          <w:rPr>
            <w:rFonts w:ascii="Times New Roman" w:hAnsi="Times New Roman"/>
            <w:b/>
            <w:bCs/>
            <w:color w:val="000000"/>
            <w:shd w:val="clear" w:color="auto" w:fill="FFFFFF"/>
            <w:rPrChange w:id="1207" w:author="Cláudio Nóbrega" w:date="2020-07-18T10:42:00Z">
              <w:rPr>
                <w:rFonts w:ascii="Times New Roman" w:hAnsi="Times New Roman"/>
                <w:b/>
                <w:bCs/>
                <w:color w:val="000000"/>
                <w:shd w:val="clear" w:color="auto" w:fill="FFFFFF"/>
              </w:rPr>
            </w:rPrChange>
          </w:rPr>
          <w:t>OPENCV</w:t>
        </w:r>
        <w:r w:rsidRPr="00BA2BFD">
          <w:rPr>
            <w:rFonts w:ascii="Times New Roman" w:hAnsi="Times New Roman"/>
            <w:color w:val="000000"/>
            <w:shd w:val="clear" w:color="auto" w:fill="FFFFFF"/>
            <w:rPrChange w:id="1208" w:author="Cláudio Nóbrega" w:date="2020-07-18T10:42:00Z">
              <w:rPr>
                <w:rFonts w:ascii="Times New Roman" w:hAnsi="Times New Roman"/>
                <w:color w:val="000000"/>
                <w:shd w:val="clear" w:color="auto" w:fill="FFFFFF"/>
              </w:rPr>
            </w:rPrChange>
          </w:rPr>
          <w:t>. [</w:t>
        </w:r>
        <w:r w:rsidRPr="00BA2BFD">
          <w:rPr>
            <w:rFonts w:ascii="Times New Roman" w:hAnsi="Times New Roman"/>
            <w:i/>
            <w:iCs/>
            <w:color w:val="000000"/>
            <w:shd w:val="clear" w:color="auto" w:fill="FFFFFF"/>
            <w:rPrChange w:id="1209" w:author="Cláudio Nóbrega" w:date="2020-07-18T10:42:00Z">
              <w:rPr>
                <w:rFonts w:ascii="Times New Roman" w:hAnsi="Times New Roman"/>
                <w:i/>
                <w:iCs/>
                <w:color w:val="000000"/>
                <w:shd w:val="clear" w:color="auto" w:fill="FFFFFF"/>
              </w:rPr>
            </w:rPrChange>
          </w:rPr>
          <w:t>S. l.</w:t>
        </w:r>
        <w:r w:rsidRPr="00BA2BFD">
          <w:rPr>
            <w:rFonts w:ascii="Times New Roman" w:hAnsi="Times New Roman"/>
            <w:color w:val="000000"/>
            <w:shd w:val="clear" w:color="auto" w:fill="FFFFFF"/>
            <w:rPrChange w:id="1210" w:author="Cláudio Nóbrega" w:date="2020-07-18T10:42:00Z">
              <w:rPr>
                <w:rFonts w:ascii="Times New Roman" w:hAnsi="Times New Roman"/>
                <w:color w:val="000000"/>
                <w:shd w:val="clear" w:color="auto" w:fill="FFFFFF"/>
              </w:rPr>
            </w:rPrChange>
          </w:rPr>
          <w:t>], 10 fev. 2014.</w:t>
        </w:r>
      </w:ins>
    </w:p>
    <w:p w14:paraId="058A4693" w14:textId="1B1B7CA6" w:rsidR="001C3174" w:rsidRPr="00BA2BFD" w:rsidRDefault="001C3174" w:rsidP="00BA2BFD">
      <w:pPr>
        <w:shd w:val="clear" w:color="auto" w:fill="FFFFFF"/>
        <w:spacing w:before="100" w:after="100"/>
        <w:rPr>
          <w:ins w:id="1211" w:author="Cláudio Nóbrega" w:date="2020-07-18T10:23:00Z"/>
          <w:rFonts w:ascii="Times New Roman" w:hAnsi="Times New Roman"/>
          <w:color w:val="000000"/>
          <w:shd w:val="clear" w:color="auto" w:fill="FFFFFF"/>
          <w:rPrChange w:id="1212" w:author="Cláudio Nóbrega" w:date="2020-07-18T10:44:00Z">
            <w:rPr>
              <w:ins w:id="1213" w:author="Cláudio Nóbrega" w:date="2020-07-18T10:23:00Z"/>
              <w:rFonts w:ascii="Times New Roman" w:hAnsi="Times New Roman"/>
              <w:shd w:val="clear" w:color="auto" w:fill="FFFFFF"/>
            </w:rPr>
          </w:rPrChange>
        </w:rPr>
        <w:pPrChange w:id="1214" w:author="Cláudio Nóbrega" w:date="2020-07-18T10:41:00Z">
          <w:pPr>
            <w:shd w:val="clear" w:color="auto" w:fill="FFFFFF"/>
            <w:spacing w:before="100" w:after="100"/>
          </w:pPr>
        </w:pPrChange>
      </w:pPr>
      <w:ins w:id="1215" w:author="Cláudio Nóbrega" w:date="2020-07-18T10:23:00Z">
        <w:r w:rsidRPr="00BA2BFD">
          <w:rPr>
            <w:rFonts w:ascii="Times New Roman" w:hAnsi="Times New Roman"/>
            <w:color w:val="000000"/>
            <w:shd w:val="clear" w:color="auto" w:fill="FFFFFF"/>
            <w:rPrChange w:id="1216" w:author="Cláudio Nóbrega" w:date="2020-07-18T10:42:00Z">
              <w:rPr>
                <w:rFonts w:ascii="Times New Roman" w:hAnsi="Times New Roman"/>
                <w:color w:val="000000"/>
                <w:shd w:val="clear" w:color="auto" w:fill="FFFFFF"/>
              </w:rPr>
            </w:rPrChange>
          </w:rPr>
          <w:t>Disponível em: https://pt.wikipedia.org/wiki/OpenCV. Acesso em: 20 maio 2020.</w:t>
        </w:r>
      </w:ins>
    </w:p>
    <w:p w14:paraId="1BCBE4FE" w14:textId="77777777" w:rsidR="00BA2BFD" w:rsidRDefault="00BA2BFD" w:rsidP="00BA2BFD">
      <w:pPr>
        <w:rPr>
          <w:ins w:id="1217" w:author="Cláudio Nóbrega" w:date="2020-07-18T10:44:00Z"/>
          <w:rFonts w:ascii="Times New Roman" w:hAnsi="Times New Roman"/>
          <w:color w:val="000000"/>
          <w:lang w:val="en-US"/>
        </w:rPr>
      </w:pPr>
    </w:p>
    <w:p w14:paraId="50E5FFE7" w14:textId="010AF0FE" w:rsidR="001C3174" w:rsidRPr="00BA2BFD" w:rsidRDefault="001C3174" w:rsidP="00BA2BFD">
      <w:pPr>
        <w:rPr>
          <w:ins w:id="1218" w:author="Cláudio Nóbrega" w:date="2020-07-18T10:23:00Z"/>
          <w:rFonts w:ascii="Times New Roman" w:hAnsi="Times New Roman"/>
          <w:b/>
          <w:color w:val="000000"/>
          <w:rPrChange w:id="1219" w:author="Cláudio Nóbrega" w:date="2020-07-18T10:42:00Z">
            <w:rPr>
              <w:ins w:id="1220" w:author="Cláudio Nóbrega" w:date="2020-07-18T10:23:00Z"/>
              <w:rFonts w:asciiTheme="majorEastAsia" w:hAnsiTheme="majorEastAsia" w:cstheme="majorEastAsia"/>
              <w:b/>
              <w:color w:val="000000"/>
            </w:rPr>
          </w:rPrChange>
        </w:rPr>
        <w:pPrChange w:id="1221" w:author="Cláudio Nóbrega" w:date="2020-07-18T10:41:00Z">
          <w:pPr/>
        </w:pPrChange>
      </w:pPr>
      <w:ins w:id="1222" w:author="Cláudio Nóbrega" w:date="2020-07-18T10:23:00Z">
        <w:r w:rsidRPr="00BA2BFD">
          <w:rPr>
            <w:rFonts w:ascii="Times New Roman" w:hAnsi="Times New Roman"/>
            <w:color w:val="000000"/>
            <w:lang w:val="en-US"/>
            <w:rPrChange w:id="1223" w:author="Cláudio Nóbrega" w:date="2020-07-18T10:42:00Z">
              <w:rPr>
                <w:rFonts w:asciiTheme="majorEastAsia" w:hAnsiTheme="majorEastAsia" w:cstheme="majorEastAsia"/>
                <w:color w:val="000000"/>
                <w:lang w:val="en-US"/>
              </w:rPr>
            </w:rPrChange>
          </w:rPr>
          <w:t xml:space="preserve">PYPI </w:t>
        </w:r>
      </w:ins>
      <w:ins w:id="1224" w:author="Cláudio Nóbrega" w:date="2020-07-18T10:29:00Z">
        <w:r w:rsidR="00CF4C2D" w:rsidRPr="00BA2BFD">
          <w:rPr>
            <w:rFonts w:ascii="Times New Roman" w:hAnsi="Times New Roman"/>
            <w:color w:val="000000"/>
            <w:lang w:val="en-US"/>
            <w:rPrChange w:id="1225" w:author="Cláudio Nóbrega" w:date="2020-07-18T10:42:00Z">
              <w:rPr>
                <w:rFonts w:asciiTheme="majorEastAsia" w:hAnsiTheme="majorEastAsia" w:cstheme="majorEastAsia"/>
                <w:color w:val="000000"/>
                <w:lang w:val="en-US"/>
              </w:rPr>
            </w:rPrChange>
          </w:rPr>
          <w:t>–</w:t>
        </w:r>
      </w:ins>
      <w:ins w:id="1226" w:author="Cláudio Nóbrega" w:date="2020-07-18T10:23:00Z">
        <w:r w:rsidRPr="00BA2BFD">
          <w:rPr>
            <w:rFonts w:ascii="Times New Roman" w:hAnsi="Times New Roman"/>
            <w:color w:val="000000"/>
            <w:lang w:val="en-US"/>
            <w:rPrChange w:id="1227" w:author="Cláudio Nóbrega" w:date="2020-07-18T10:42:00Z">
              <w:rPr>
                <w:rFonts w:asciiTheme="majorEastAsia" w:hAnsiTheme="majorEastAsia" w:cstheme="majorEastAsia"/>
                <w:color w:val="000000"/>
                <w:lang w:val="en-US"/>
              </w:rPr>
            </w:rPrChange>
          </w:rPr>
          <w:t xml:space="preserve"> </w:t>
        </w:r>
      </w:ins>
      <w:proofErr w:type="spellStart"/>
      <w:ins w:id="1228" w:author="Cláudio Nóbrega" w:date="2020-07-18T10:29:00Z">
        <w:r w:rsidR="00CF4C2D" w:rsidRPr="00BA2BFD">
          <w:rPr>
            <w:rFonts w:ascii="Times New Roman" w:hAnsi="Times New Roman"/>
            <w:color w:val="000000"/>
            <w:lang w:val="en-US"/>
            <w:rPrChange w:id="1229" w:author="Cláudio Nóbrega" w:date="2020-07-18T10:42:00Z">
              <w:rPr>
                <w:rFonts w:asciiTheme="majorEastAsia" w:hAnsiTheme="majorEastAsia" w:cstheme="majorEastAsia"/>
                <w:color w:val="000000"/>
                <w:lang w:val="en-US"/>
              </w:rPr>
            </w:rPrChange>
          </w:rPr>
          <w:t>Fundação</w:t>
        </w:r>
        <w:proofErr w:type="spellEnd"/>
        <w:r w:rsidR="00CF4C2D" w:rsidRPr="00BA2BFD">
          <w:rPr>
            <w:rFonts w:ascii="Times New Roman" w:hAnsi="Times New Roman"/>
            <w:color w:val="000000"/>
            <w:lang w:val="en-US"/>
            <w:rPrChange w:id="1230" w:author="Cláudio Nóbrega" w:date="2020-07-18T10:42:00Z">
              <w:rPr>
                <w:rFonts w:asciiTheme="majorEastAsia" w:hAnsiTheme="majorEastAsia" w:cstheme="majorEastAsia"/>
                <w:color w:val="000000"/>
                <w:lang w:val="en-US"/>
              </w:rPr>
            </w:rPrChange>
          </w:rPr>
          <w:t xml:space="preserve"> do Software Python</w:t>
        </w:r>
      </w:ins>
      <w:ins w:id="1231" w:author="Cláudio Nóbrega" w:date="2020-07-18T10:23:00Z">
        <w:r w:rsidRPr="00BA2BFD">
          <w:rPr>
            <w:rFonts w:ascii="Times New Roman" w:hAnsi="Times New Roman"/>
            <w:color w:val="000000"/>
            <w:lang w:val="en-US"/>
            <w:rPrChange w:id="1232" w:author="Cláudio Nóbrega" w:date="2020-07-18T10:42:00Z">
              <w:rPr>
                <w:rFonts w:asciiTheme="majorEastAsia" w:hAnsiTheme="majorEastAsia" w:cstheme="majorEastAsia"/>
                <w:color w:val="000000"/>
                <w:lang w:val="en-US"/>
              </w:rPr>
            </w:rPrChange>
          </w:rPr>
          <w:t xml:space="preserve">. </w:t>
        </w:r>
        <w:r w:rsidRPr="00BA2BFD">
          <w:rPr>
            <w:rFonts w:ascii="Times New Roman" w:hAnsi="Times New Roman"/>
            <w:i/>
            <w:iCs/>
            <w:color w:val="000000"/>
            <w:shd w:val="clear" w:color="auto" w:fill="FFFFFF"/>
            <w:lang w:val="en-US"/>
            <w:rPrChange w:id="1233" w:author="Cláudio Nóbrega" w:date="2020-07-18T10:42:00Z">
              <w:rPr>
                <w:rFonts w:ascii="Times New Roman" w:hAnsi="Times New Roman"/>
                <w:i/>
                <w:iCs/>
                <w:color w:val="000000"/>
                <w:shd w:val="clear" w:color="auto" w:fill="FFFFFF"/>
                <w:lang w:val="en-US"/>
              </w:rPr>
            </w:rPrChange>
          </w:rPr>
          <w:t>In</w:t>
        </w:r>
        <w:r w:rsidRPr="00BA2BFD">
          <w:rPr>
            <w:rFonts w:ascii="Times New Roman" w:hAnsi="Times New Roman"/>
            <w:lang w:val="en-US"/>
            <w:rPrChange w:id="1234" w:author="Cláudio Nóbrega" w:date="2020-07-18T10:42:00Z">
              <w:rPr>
                <w:rFonts w:asciiTheme="majorEastAsia" w:hAnsiTheme="majorEastAsia" w:cstheme="majorEastAsia"/>
                <w:lang w:val="en-US"/>
              </w:rPr>
            </w:rPrChange>
          </w:rPr>
          <w:t>:</w:t>
        </w:r>
        <w:r w:rsidRPr="00BA2BFD">
          <w:rPr>
            <w:rFonts w:ascii="Times New Roman" w:hAnsi="Times New Roman"/>
            <w:b/>
            <w:color w:val="000000"/>
            <w:lang w:val="en-US"/>
            <w:rPrChange w:id="1235" w:author="Cláudio Nóbrega" w:date="2020-07-18T10:42:00Z">
              <w:rPr>
                <w:rFonts w:asciiTheme="majorEastAsia" w:hAnsiTheme="majorEastAsia" w:cstheme="majorEastAsia"/>
                <w:b/>
                <w:color w:val="000000"/>
                <w:lang w:val="en-US"/>
              </w:rPr>
            </w:rPrChange>
          </w:rPr>
          <w:t xml:space="preserve"> </w:t>
        </w:r>
      </w:ins>
      <w:ins w:id="1236" w:author="Cláudio Nóbrega" w:date="2020-07-18T10:30:00Z">
        <w:r w:rsidR="00CF4C2D" w:rsidRPr="00BA2BFD">
          <w:rPr>
            <w:rFonts w:ascii="Times New Roman" w:hAnsi="Times New Roman"/>
            <w:b/>
            <w:color w:val="000000"/>
            <w:lang w:val="en-US"/>
            <w:rPrChange w:id="1237" w:author="Cláudio Nóbrega" w:date="2020-07-18T10:42:00Z">
              <w:rPr>
                <w:rFonts w:asciiTheme="majorEastAsia" w:hAnsiTheme="majorEastAsia" w:cstheme="majorEastAsia"/>
                <w:b/>
                <w:color w:val="000000"/>
                <w:lang w:val="en-US"/>
              </w:rPr>
            </w:rPrChange>
          </w:rPr>
          <w:t xml:space="preserve">O </w:t>
        </w:r>
        <w:proofErr w:type="spellStart"/>
        <w:r w:rsidR="00CF4C2D" w:rsidRPr="00BA2BFD">
          <w:rPr>
            <w:rFonts w:ascii="Times New Roman" w:hAnsi="Times New Roman"/>
            <w:b/>
            <w:color w:val="000000"/>
            <w:lang w:val="en-US"/>
            <w:rPrChange w:id="1238" w:author="Cláudio Nóbrega" w:date="2020-07-18T10:42:00Z">
              <w:rPr>
                <w:rFonts w:asciiTheme="majorEastAsia" w:hAnsiTheme="majorEastAsia" w:cstheme="majorEastAsia"/>
                <w:b/>
                <w:color w:val="000000"/>
                <w:lang w:val="en-US"/>
              </w:rPr>
            </w:rPrChange>
          </w:rPr>
          <w:t>índice</w:t>
        </w:r>
        <w:proofErr w:type="spellEnd"/>
        <w:r w:rsidR="00CF4C2D" w:rsidRPr="00BA2BFD">
          <w:rPr>
            <w:rFonts w:ascii="Times New Roman" w:hAnsi="Times New Roman"/>
            <w:b/>
            <w:color w:val="000000"/>
            <w:lang w:val="en-US"/>
            <w:rPrChange w:id="1239" w:author="Cláudio Nóbrega" w:date="2020-07-18T10:42:00Z">
              <w:rPr>
                <w:rFonts w:asciiTheme="majorEastAsia" w:hAnsiTheme="majorEastAsia" w:cstheme="majorEastAsia"/>
                <w:b/>
                <w:color w:val="000000"/>
                <w:lang w:val="en-US"/>
              </w:rPr>
            </w:rPrChange>
          </w:rPr>
          <w:t xml:space="preserve"> do </w:t>
        </w:r>
        <w:proofErr w:type="spellStart"/>
        <w:r w:rsidR="00CF4C2D" w:rsidRPr="00BA2BFD">
          <w:rPr>
            <w:rFonts w:ascii="Times New Roman" w:hAnsi="Times New Roman"/>
            <w:b/>
            <w:color w:val="000000"/>
            <w:lang w:val="en-US"/>
            <w:rPrChange w:id="1240" w:author="Cláudio Nóbrega" w:date="2020-07-18T10:42:00Z">
              <w:rPr>
                <w:rFonts w:asciiTheme="majorEastAsia" w:hAnsiTheme="majorEastAsia" w:cstheme="majorEastAsia"/>
                <w:b/>
                <w:color w:val="000000"/>
                <w:lang w:val="en-US"/>
              </w:rPr>
            </w:rPrChange>
          </w:rPr>
          <w:t>pacote</w:t>
        </w:r>
        <w:proofErr w:type="spellEnd"/>
        <w:r w:rsidR="00CF4C2D" w:rsidRPr="00BA2BFD">
          <w:rPr>
            <w:rFonts w:ascii="Times New Roman" w:hAnsi="Times New Roman"/>
            <w:b/>
            <w:color w:val="000000"/>
            <w:lang w:val="en-US"/>
            <w:rPrChange w:id="1241" w:author="Cláudio Nóbrega" w:date="2020-07-18T10:42:00Z">
              <w:rPr>
                <w:rFonts w:asciiTheme="majorEastAsia" w:hAnsiTheme="majorEastAsia" w:cstheme="majorEastAsia"/>
                <w:b/>
                <w:color w:val="000000"/>
                <w:lang w:val="en-US"/>
              </w:rPr>
            </w:rPrChange>
          </w:rPr>
          <w:t xml:space="preserve"> Python</w:t>
        </w:r>
      </w:ins>
      <w:ins w:id="1242" w:author="Cláudio Nóbrega" w:date="2020-07-18T10:23:00Z">
        <w:r w:rsidRPr="00BA2BFD">
          <w:rPr>
            <w:rFonts w:ascii="Times New Roman" w:hAnsi="Times New Roman"/>
            <w:b/>
            <w:color w:val="000000"/>
            <w:lang w:val="en-US"/>
            <w:rPrChange w:id="1243" w:author="Cláudio Nóbrega" w:date="2020-07-18T10:42:00Z">
              <w:rPr>
                <w:rFonts w:asciiTheme="majorEastAsia" w:hAnsiTheme="majorEastAsia" w:cstheme="majorEastAsia"/>
                <w:b/>
                <w:color w:val="000000"/>
                <w:lang w:val="en-US"/>
              </w:rPr>
            </w:rPrChange>
          </w:rPr>
          <w:t xml:space="preserve">. </w:t>
        </w:r>
        <w:r w:rsidRPr="00BA2BFD">
          <w:rPr>
            <w:rFonts w:ascii="Times New Roman" w:hAnsi="Times New Roman"/>
            <w:color w:val="000000"/>
            <w:shd w:val="clear" w:color="auto" w:fill="FFFFFF"/>
            <w:rPrChange w:id="1244" w:author="Cláudio Nóbrega" w:date="2020-07-18T10:42:00Z">
              <w:rPr>
                <w:rFonts w:ascii="Times New Roman" w:hAnsi="Times New Roman"/>
                <w:color w:val="000000"/>
                <w:shd w:val="clear" w:color="auto" w:fill="FFFFFF"/>
              </w:rPr>
            </w:rPrChange>
          </w:rPr>
          <w:t>Disponível em:</w:t>
        </w:r>
      </w:ins>
    </w:p>
    <w:p w14:paraId="340D59C1" w14:textId="08899CDD" w:rsidR="001C3174" w:rsidRPr="00BA2BFD" w:rsidRDefault="001C3174" w:rsidP="00BA2BFD">
      <w:pPr>
        <w:jc w:val="left"/>
        <w:rPr>
          <w:moveTo w:id="1245" w:author="Cláudio Nóbrega" w:date="2020-07-18T10:16:00Z"/>
          <w:rFonts w:ascii="Times New Roman" w:hAnsi="Times New Roman"/>
          <w:rPrChange w:id="1246" w:author="Cláudio Nóbrega" w:date="2020-07-18T10:44:00Z">
            <w:rPr>
              <w:moveTo w:id="1247" w:author="Cláudio Nóbrega" w:date="2020-07-18T10:16:00Z"/>
              <w:rFonts w:ascii="Times New Roman" w:hAnsi="Times New Roman"/>
              <w:shd w:val="clear" w:color="auto" w:fill="FFFFFF"/>
            </w:rPr>
          </w:rPrChange>
        </w:rPr>
        <w:pPrChange w:id="1248" w:author="Cláudio Nóbrega" w:date="2020-07-18T10:44:00Z">
          <w:pPr>
            <w:shd w:val="clear" w:color="auto" w:fill="FFFFFF"/>
            <w:spacing w:before="100" w:after="100"/>
          </w:pPr>
        </w:pPrChange>
      </w:pPr>
      <w:ins w:id="1249" w:author="Cláudio Nóbrega" w:date="2020-07-18T10:23:00Z">
        <w:r w:rsidRPr="00BA2BFD">
          <w:rPr>
            <w:rFonts w:ascii="Times New Roman" w:hAnsi="Times New Roman"/>
            <w:color w:val="000000"/>
            <w:rPrChange w:id="1250" w:author="Cláudio Nóbrega" w:date="2020-07-18T10:42:00Z">
              <w:rPr>
                <w:rFonts w:asciiTheme="majorEastAsia" w:hAnsiTheme="majorEastAsia" w:cstheme="majorEastAsia"/>
                <w:color w:val="000000"/>
              </w:rPr>
            </w:rPrChange>
          </w:rPr>
          <w:t>https://pypi.org/. Acesso em: 20 de jun. 2020.</w:t>
        </w:r>
      </w:ins>
    </w:p>
    <w:moveToRangeEnd w:id="1156"/>
    <w:p w14:paraId="7BFC3DA9" w14:textId="77777777" w:rsidR="00BA2BFD" w:rsidRDefault="00BA2BFD" w:rsidP="00BA2BFD">
      <w:pPr>
        <w:jc w:val="left"/>
        <w:textAlignment w:val="baseline"/>
        <w:rPr>
          <w:ins w:id="1251" w:author="Cláudio Nóbrega" w:date="2020-07-18T10:44:00Z"/>
          <w:rFonts w:ascii="Times New Roman" w:hAnsi="Times New Roman"/>
          <w:color w:val="000000"/>
          <w:shd w:val="clear" w:color="auto" w:fill="FFFFFF"/>
        </w:rPr>
      </w:pPr>
    </w:p>
    <w:p w14:paraId="79972339" w14:textId="781C97E6" w:rsidR="00991262" w:rsidRPr="00BA2BFD" w:rsidRDefault="00B46276" w:rsidP="00BA2BFD">
      <w:pPr>
        <w:jc w:val="left"/>
        <w:textAlignment w:val="baseline"/>
        <w:rPr>
          <w:rFonts w:ascii="Times New Roman" w:hAnsi="Times New Roman"/>
          <w:color w:val="000000"/>
          <w:shd w:val="clear" w:color="auto" w:fill="FFFFFF"/>
          <w:rPrChange w:id="1252" w:author="Cláudio Nóbrega" w:date="2020-07-18T10:42:00Z">
            <w:rPr>
              <w:rFonts w:ascii="Times New Roman" w:hAnsi="Times New Roman"/>
              <w:color w:val="000000"/>
              <w:shd w:val="clear" w:color="auto" w:fill="FFFFFF"/>
            </w:rPr>
          </w:rPrChange>
        </w:rPr>
        <w:pPrChange w:id="1253" w:author="Cláudio Nóbrega" w:date="2020-07-18T10:41:00Z">
          <w:pPr>
            <w:jc w:val="left"/>
            <w:textAlignment w:val="baseline"/>
          </w:pPr>
        </w:pPrChange>
      </w:pPr>
      <w:r w:rsidRPr="00BA2BFD">
        <w:rPr>
          <w:rFonts w:ascii="Times New Roman" w:hAnsi="Times New Roman"/>
          <w:color w:val="000000"/>
          <w:shd w:val="clear" w:color="auto" w:fill="FFFFFF"/>
          <w:rPrChange w:id="1254" w:author="Cláudio Nóbrega" w:date="2020-07-18T10:42:00Z">
            <w:rPr>
              <w:rFonts w:ascii="Times New Roman" w:hAnsi="Times New Roman"/>
              <w:color w:val="000000"/>
              <w:shd w:val="clear" w:color="auto" w:fill="FFFFFF"/>
            </w:rPr>
          </w:rPrChange>
        </w:rPr>
        <w:lastRenderedPageBreak/>
        <w:t>SOBRAL, João Luís. Segmentação de Imagem. </w:t>
      </w:r>
      <w:r w:rsidRPr="00BA2BFD">
        <w:rPr>
          <w:rFonts w:ascii="Times New Roman" w:hAnsi="Times New Roman"/>
          <w:i/>
          <w:iCs/>
          <w:color w:val="000000"/>
          <w:shd w:val="clear" w:color="auto" w:fill="FFFFFF"/>
          <w:rPrChange w:id="1255" w:author="Cláudio Nóbrega" w:date="2020-07-18T10:42:00Z">
            <w:rPr>
              <w:rFonts w:ascii="Times New Roman" w:hAnsi="Times New Roman"/>
              <w:i/>
              <w:iCs/>
              <w:color w:val="000000"/>
              <w:shd w:val="clear" w:color="auto" w:fill="FFFFFF"/>
            </w:rPr>
          </w:rPrChange>
        </w:rPr>
        <w:t>In</w:t>
      </w:r>
      <w:r w:rsidRPr="00BA2BFD">
        <w:rPr>
          <w:rFonts w:ascii="Times New Roman" w:hAnsi="Times New Roman"/>
          <w:color w:val="000000"/>
          <w:shd w:val="clear" w:color="auto" w:fill="FFFFFF"/>
          <w:rPrChange w:id="1256" w:author="Cláudio Nóbrega" w:date="2020-07-18T10:42:00Z">
            <w:rPr>
              <w:rFonts w:ascii="Times New Roman" w:hAnsi="Times New Roman"/>
              <w:color w:val="000000"/>
              <w:shd w:val="clear" w:color="auto" w:fill="FFFFFF"/>
            </w:rPr>
          </w:rPrChange>
        </w:rPr>
        <w:t>: </w:t>
      </w:r>
      <w:r w:rsidRPr="00BA2BFD">
        <w:rPr>
          <w:rFonts w:ascii="Times New Roman" w:hAnsi="Times New Roman"/>
          <w:b/>
          <w:bCs/>
          <w:color w:val="000000"/>
          <w:shd w:val="clear" w:color="auto" w:fill="FFFFFF"/>
          <w:rPrChange w:id="1257" w:author="Cláudio Nóbrega" w:date="2020-07-18T10:42:00Z">
            <w:rPr>
              <w:rFonts w:ascii="Times New Roman" w:hAnsi="Times New Roman"/>
              <w:b/>
              <w:bCs/>
              <w:color w:val="000000"/>
              <w:shd w:val="clear" w:color="auto" w:fill="FFFFFF"/>
            </w:rPr>
          </w:rPrChange>
        </w:rPr>
        <w:t>Segmentação de Imagem.</w:t>
      </w:r>
      <w:r w:rsidRPr="00BA2BFD">
        <w:rPr>
          <w:rFonts w:ascii="Times New Roman" w:hAnsi="Times New Roman"/>
          <w:color w:val="000000"/>
          <w:shd w:val="clear" w:color="auto" w:fill="FFFFFF"/>
          <w:rPrChange w:id="1258" w:author="Cláudio Nóbrega" w:date="2020-07-18T10:42:00Z">
            <w:rPr>
              <w:rFonts w:ascii="Times New Roman" w:hAnsi="Times New Roman"/>
              <w:color w:val="000000"/>
              <w:shd w:val="clear" w:color="auto" w:fill="FFFFFF"/>
            </w:rPr>
          </w:rPrChange>
        </w:rPr>
        <w:t xml:space="preserve"> [</w:t>
      </w:r>
      <w:r w:rsidRPr="00BA2BFD">
        <w:rPr>
          <w:rFonts w:ascii="Times New Roman" w:hAnsi="Times New Roman"/>
          <w:i/>
          <w:iCs/>
          <w:color w:val="000000"/>
          <w:shd w:val="clear" w:color="auto" w:fill="FFFFFF"/>
          <w:rPrChange w:id="1259" w:author="Cláudio Nóbrega" w:date="2020-07-18T10:42:00Z">
            <w:rPr>
              <w:rFonts w:ascii="Times New Roman" w:hAnsi="Times New Roman"/>
              <w:i/>
              <w:iCs/>
              <w:color w:val="000000"/>
              <w:shd w:val="clear" w:color="auto" w:fill="FFFFFF"/>
            </w:rPr>
          </w:rPrChange>
        </w:rPr>
        <w:t>S. l.</w:t>
      </w:r>
      <w:r w:rsidRPr="00BA2BFD">
        <w:rPr>
          <w:rFonts w:ascii="Times New Roman" w:hAnsi="Times New Roman"/>
          <w:color w:val="000000"/>
          <w:shd w:val="clear" w:color="auto" w:fill="FFFFFF"/>
          <w:rPrChange w:id="1260" w:author="Cláudio Nóbrega" w:date="2020-07-18T10:42:00Z">
            <w:rPr>
              <w:rFonts w:ascii="Times New Roman" w:hAnsi="Times New Roman"/>
              <w:color w:val="000000"/>
              <w:shd w:val="clear" w:color="auto" w:fill="FFFFFF"/>
            </w:rPr>
          </w:rPrChange>
        </w:rPr>
        <w:t xml:space="preserve">], 21 out. 2002. Disponível em: </w:t>
      </w:r>
      <w:r w:rsidR="00991262" w:rsidRPr="00BA2BFD">
        <w:rPr>
          <w:rFonts w:ascii="Times New Roman" w:hAnsi="Times New Roman"/>
          <w:color w:val="000000"/>
          <w:shd w:val="clear" w:color="auto" w:fill="FFFFFF"/>
          <w:rPrChange w:id="1261" w:author="Cláudio Nóbrega" w:date="2020-07-18T10:42:00Z">
            <w:rPr>
              <w:rFonts w:ascii="Times New Roman" w:hAnsi="Times New Roman"/>
              <w:color w:val="000000"/>
              <w:shd w:val="clear" w:color="auto" w:fill="FFFFFF"/>
            </w:rPr>
          </w:rPrChange>
        </w:rPr>
        <w:t>http://gec.di.uminho.pt/lesi/vpc0304/Aula07Segmenta%C3%A7%C3%A3o.pdf</w:t>
      </w:r>
      <w:r w:rsidRPr="00BA2BFD">
        <w:rPr>
          <w:rFonts w:ascii="Times New Roman" w:hAnsi="Times New Roman"/>
          <w:color w:val="000000"/>
          <w:shd w:val="clear" w:color="auto" w:fill="FFFFFF"/>
          <w:rPrChange w:id="1262" w:author="Cláudio Nóbrega" w:date="2020-07-18T10:42:00Z">
            <w:rPr>
              <w:rFonts w:ascii="Times New Roman" w:hAnsi="Times New Roman"/>
              <w:color w:val="000000"/>
              <w:shd w:val="clear" w:color="auto" w:fill="FFFFFF"/>
            </w:rPr>
          </w:rPrChange>
        </w:rPr>
        <w:t>.</w:t>
      </w:r>
    </w:p>
    <w:p w14:paraId="5C70F7DB" w14:textId="455AC1CC" w:rsidR="004C5C4F" w:rsidRPr="00BA2BFD" w:rsidDel="001C3174" w:rsidRDefault="00B46276" w:rsidP="00BA2BFD">
      <w:pPr>
        <w:jc w:val="left"/>
        <w:textAlignment w:val="baseline"/>
        <w:rPr>
          <w:del w:id="1263" w:author="Cláudio Nóbrega" w:date="2020-07-18T10:25:00Z"/>
          <w:rFonts w:ascii="Times New Roman" w:hAnsi="Times New Roman"/>
          <w:color w:val="000000"/>
          <w:shd w:val="clear" w:color="auto" w:fill="FFFFFF"/>
          <w:rPrChange w:id="1264" w:author="Cláudio Nóbrega" w:date="2020-07-18T10:42:00Z">
            <w:rPr>
              <w:del w:id="1265" w:author="Cláudio Nóbrega" w:date="2020-07-18T10:25:00Z"/>
              <w:rFonts w:ascii="Times New Roman" w:hAnsi="Times New Roman"/>
              <w:color w:val="000000"/>
              <w:shd w:val="clear" w:color="auto" w:fill="FFFFFF"/>
            </w:rPr>
          </w:rPrChange>
        </w:rPr>
        <w:pPrChange w:id="1266" w:author="Cláudio Nóbrega" w:date="2020-07-18T10:41:00Z">
          <w:pPr>
            <w:jc w:val="left"/>
            <w:textAlignment w:val="baseline"/>
          </w:pPr>
        </w:pPrChange>
      </w:pPr>
      <w:r w:rsidRPr="00BA2BFD">
        <w:rPr>
          <w:rFonts w:ascii="Times New Roman" w:hAnsi="Times New Roman"/>
          <w:color w:val="000000"/>
          <w:shd w:val="clear" w:color="auto" w:fill="FFFFFF"/>
          <w:rPrChange w:id="1267" w:author="Cláudio Nóbrega" w:date="2020-07-18T10:42:00Z">
            <w:rPr>
              <w:rFonts w:ascii="Times New Roman" w:hAnsi="Times New Roman"/>
              <w:color w:val="000000"/>
              <w:shd w:val="clear" w:color="auto" w:fill="FFFFFF"/>
            </w:rPr>
          </w:rPrChange>
        </w:rPr>
        <w:t>Acesso em: 18 mar. 2020.</w:t>
      </w:r>
    </w:p>
    <w:p w14:paraId="7101D287" w14:textId="090C2DD8" w:rsidR="00991262" w:rsidRPr="00BA2BFD" w:rsidDel="001C3174" w:rsidRDefault="00991262" w:rsidP="00BA2BFD">
      <w:pPr>
        <w:textAlignment w:val="baseline"/>
        <w:rPr>
          <w:del w:id="1268" w:author="Cláudio Nóbrega" w:date="2020-07-18T10:24:00Z"/>
          <w:rFonts w:ascii="Times New Roman" w:hAnsi="Times New Roman"/>
          <w:color w:val="000000"/>
          <w:shd w:val="clear" w:color="auto" w:fill="FFFFFF"/>
          <w:rPrChange w:id="1269" w:author="Cláudio Nóbrega" w:date="2020-07-18T10:42:00Z">
            <w:rPr>
              <w:del w:id="1270" w:author="Cláudio Nóbrega" w:date="2020-07-18T10:24:00Z"/>
              <w:rFonts w:ascii="Times New Roman" w:hAnsi="Times New Roman"/>
              <w:color w:val="000000"/>
              <w:shd w:val="clear" w:color="auto" w:fill="FFFFFF"/>
            </w:rPr>
          </w:rPrChange>
        </w:rPr>
        <w:pPrChange w:id="1271" w:author="Cláudio Nóbrega" w:date="2020-07-18T10:41:00Z">
          <w:pPr>
            <w:textAlignment w:val="baseline"/>
          </w:pPr>
        </w:pPrChange>
      </w:pPr>
    </w:p>
    <w:p w14:paraId="05F7998B" w14:textId="77777777" w:rsidR="001C3174" w:rsidRPr="00BA2BFD" w:rsidRDefault="001C3174" w:rsidP="00BA2BFD">
      <w:pPr>
        <w:textAlignment w:val="baseline"/>
        <w:rPr>
          <w:ins w:id="1272" w:author="Cláudio Nóbrega" w:date="2020-07-18T10:25:00Z"/>
          <w:rFonts w:ascii="Times New Roman" w:hAnsi="Times New Roman"/>
          <w:color w:val="000000"/>
          <w:shd w:val="clear" w:color="auto" w:fill="FFFFFF"/>
          <w:rPrChange w:id="1273" w:author="Cláudio Nóbrega" w:date="2020-07-18T10:42:00Z">
            <w:rPr>
              <w:ins w:id="1274" w:author="Cláudio Nóbrega" w:date="2020-07-18T10:25:00Z"/>
              <w:rFonts w:ascii="Times New Roman" w:hAnsi="Times New Roman"/>
              <w:color w:val="000000"/>
              <w:shd w:val="clear" w:color="auto" w:fill="FFFFFF"/>
            </w:rPr>
          </w:rPrChange>
        </w:rPr>
        <w:pPrChange w:id="1275" w:author="Cláudio Nóbrega" w:date="2020-07-18T10:41:00Z">
          <w:pPr>
            <w:textAlignment w:val="baseline"/>
          </w:pPr>
        </w:pPrChange>
      </w:pPr>
    </w:p>
    <w:p w14:paraId="3E5CC0FC" w14:textId="77777777" w:rsidR="00BA2BFD" w:rsidRDefault="00BA2BFD" w:rsidP="00A3683C">
      <w:pPr>
        <w:textAlignment w:val="baseline"/>
        <w:rPr>
          <w:ins w:id="1276" w:author="Cláudio Nóbrega" w:date="2020-07-18T10:44:00Z"/>
          <w:rFonts w:ascii="Times New Roman" w:hAnsi="Times New Roman"/>
          <w:color w:val="000000"/>
          <w:shd w:val="clear" w:color="auto" w:fill="FFFFFF"/>
        </w:rPr>
      </w:pPr>
    </w:p>
    <w:p w14:paraId="3E043301" w14:textId="16D68298" w:rsidR="00991262" w:rsidRDefault="00B46276" w:rsidP="00A3683C">
      <w:pPr>
        <w:textAlignment w:val="baseline"/>
        <w:rPr>
          <w:rFonts w:ascii="Times New Roman" w:hAnsi="Times New Roman"/>
          <w:color w:val="000000"/>
          <w:shd w:val="clear" w:color="auto" w:fill="FFFFFF"/>
        </w:rPr>
      </w:pPr>
      <w:r w:rsidRPr="00B46276">
        <w:rPr>
          <w:rFonts w:ascii="Times New Roman" w:hAnsi="Times New Roman"/>
          <w:color w:val="000000"/>
          <w:shd w:val="clear" w:color="auto" w:fill="FFFFFF"/>
        </w:rPr>
        <w:t>SALDANHA, Marcus S. F.; FREITAS, Drª Corina da Costa. Divisão de Processamento de Imagens. </w:t>
      </w:r>
      <w:r w:rsidRPr="00B46276">
        <w:rPr>
          <w:rFonts w:ascii="Times New Roman" w:hAnsi="Times New Roman"/>
          <w:i/>
          <w:iCs/>
          <w:color w:val="000000"/>
          <w:shd w:val="clear" w:color="auto" w:fill="FFFFFF"/>
        </w:rPr>
        <w:t>In</w:t>
      </w:r>
      <w:r w:rsidRPr="00B46276">
        <w:rPr>
          <w:rFonts w:ascii="Times New Roman" w:hAnsi="Times New Roman"/>
          <w:color w:val="000000"/>
          <w:shd w:val="clear" w:color="auto" w:fill="FFFFFF"/>
        </w:rPr>
        <w:t>: </w:t>
      </w:r>
      <w:r w:rsidRPr="00B46276">
        <w:rPr>
          <w:rFonts w:ascii="Times New Roman" w:hAnsi="Times New Roman"/>
          <w:b/>
          <w:bCs/>
          <w:color w:val="000000"/>
          <w:shd w:val="clear" w:color="auto" w:fill="FFFFFF"/>
        </w:rPr>
        <w:t>Segmentação de Imagens Digitais: Uma Revisão</w:t>
      </w:r>
      <w:r w:rsidRPr="00B46276">
        <w:rPr>
          <w:rFonts w:ascii="Times New Roman" w:hAnsi="Times New Roman"/>
          <w:color w:val="000000"/>
          <w:shd w:val="clear" w:color="auto" w:fill="FFFFFF"/>
        </w:rPr>
        <w:t>. [</w:t>
      </w:r>
      <w:r w:rsidRPr="00B46276">
        <w:rPr>
          <w:rFonts w:ascii="Times New Roman" w:hAnsi="Times New Roman"/>
          <w:i/>
          <w:iCs/>
          <w:color w:val="000000"/>
          <w:shd w:val="clear" w:color="auto" w:fill="FFFFFF"/>
        </w:rPr>
        <w:t>S. l.</w:t>
      </w:r>
      <w:r w:rsidRPr="00B46276">
        <w:rPr>
          <w:rFonts w:ascii="Times New Roman" w:hAnsi="Times New Roman"/>
          <w:color w:val="000000"/>
          <w:shd w:val="clear" w:color="auto" w:fill="FFFFFF"/>
        </w:rPr>
        <w:t xml:space="preserve">], </w:t>
      </w:r>
      <w:r w:rsidR="00B6768C">
        <w:rPr>
          <w:rFonts w:ascii="Times New Roman" w:hAnsi="Times New Roman"/>
          <w:color w:val="000000"/>
          <w:shd w:val="clear" w:color="auto" w:fill="FFFFFF"/>
        </w:rPr>
        <w:t>0</w:t>
      </w:r>
      <w:r w:rsidRPr="00B46276">
        <w:rPr>
          <w:rFonts w:ascii="Times New Roman" w:hAnsi="Times New Roman"/>
          <w:color w:val="000000"/>
          <w:shd w:val="clear" w:color="auto" w:fill="FFFFFF"/>
        </w:rPr>
        <w:t xml:space="preserve">6 </w:t>
      </w:r>
      <w:r w:rsidR="00991262">
        <w:rPr>
          <w:rFonts w:ascii="Times New Roman" w:hAnsi="Times New Roman"/>
          <w:color w:val="000000"/>
          <w:shd w:val="clear" w:color="auto" w:fill="FFFFFF"/>
        </w:rPr>
        <w:t>fev</w:t>
      </w:r>
      <w:r w:rsidRPr="00B46276">
        <w:rPr>
          <w:rFonts w:ascii="Times New Roman" w:hAnsi="Times New Roman"/>
          <w:color w:val="000000"/>
          <w:shd w:val="clear" w:color="auto" w:fill="FFFFFF"/>
        </w:rPr>
        <w:t>. 2009.</w:t>
      </w:r>
      <w:r w:rsidR="00991262">
        <w:rPr>
          <w:rFonts w:ascii="Times New Roman" w:hAnsi="Times New Roman"/>
          <w:color w:val="000000"/>
          <w:shd w:val="clear" w:color="auto" w:fill="FFFFFF"/>
        </w:rPr>
        <w:t xml:space="preserve"> </w:t>
      </w:r>
      <w:r w:rsidRPr="00B46276">
        <w:rPr>
          <w:rFonts w:ascii="Times New Roman" w:hAnsi="Times New Roman"/>
          <w:color w:val="000000"/>
          <w:shd w:val="clear" w:color="auto" w:fill="FFFFFF"/>
        </w:rPr>
        <w:t>Disponível em:</w:t>
      </w:r>
    </w:p>
    <w:p w14:paraId="4C9809AF" w14:textId="277666F6" w:rsidR="00B46276" w:rsidDel="00BA2BFD" w:rsidRDefault="00B46276" w:rsidP="00A3683C">
      <w:pPr>
        <w:textAlignment w:val="baseline"/>
        <w:rPr>
          <w:del w:id="1277" w:author="Cláudio Nóbrega" w:date="2020-07-18T10:23:00Z"/>
          <w:rFonts w:ascii="Times New Roman" w:hAnsi="Times New Roman"/>
          <w:color w:val="000000"/>
          <w:shd w:val="clear" w:color="auto" w:fill="FFFFFF"/>
        </w:rPr>
      </w:pPr>
      <w:r w:rsidRPr="00B46276">
        <w:rPr>
          <w:rFonts w:ascii="Times New Roman" w:hAnsi="Times New Roman"/>
          <w:color w:val="000000"/>
          <w:shd w:val="clear" w:color="auto" w:fill="FFFFFF"/>
        </w:rPr>
        <w:t>http://mtc-m16c.sid.inpe.br/col/sid.inpe.br/mtc-m18@80/2010/06.22.18.13/doc/106003.pdf. Acesso em: 18 mar. 2020</w:t>
      </w:r>
      <w:ins w:id="1278" w:author="Cláudio Nóbrega" w:date="2020-07-18T10:45:00Z">
        <w:r w:rsidR="00BA2BFD">
          <w:rPr>
            <w:rFonts w:ascii="Times New Roman" w:hAnsi="Times New Roman"/>
            <w:color w:val="000000"/>
            <w:shd w:val="clear" w:color="auto" w:fill="FFFFFF"/>
          </w:rPr>
          <w:t>.</w:t>
        </w:r>
      </w:ins>
      <w:del w:id="1279" w:author="Cláudio Nóbrega" w:date="2020-07-18T10:45:00Z">
        <w:r w:rsidRPr="00B46276" w:rsidDel="00BA2BFD">
          <w:rPr>
            <w:rFonts w:ascii="Times New Roman" w:hAnsi="Times New Roman"/>
            <w:color w:val="000000"/>
            <w:shd w:val="clear" w:color="auto" w:fill="FFFFFF"/>
          </w:rPr>
          <w:delText>.</w:delText>
        </w:r>
      </w:del>
    </w:p>
    <w:p w14:paraId="0458B566" w14:textId="77777777" w:rsidR="00BA2BFD" w:rsidRDefault="00BA2BFD" w:rsidP="00587893">
      <w:pPr>
        <w:rPr>
          <w:ins w:id="1280" w:author="Cláudio Nóbrega" w:date="2020-07-18T10:45:00Z"/>
          <w:rFonts w:ascii="Times New Roman" w:hAnsi="Times New Roman"/>
          <w:color w:val="000000"/>
          <w:shd w:val="clear" w:color="auto" w:fill="FFFFFF"/>
        </w:rPr>
      </w:pPr>
    </w:p>
    <w:p w14:paraId="1260D274" w14:textId="77777777" w:rsidR="00BA2BFD" w:rsidRDefault="00BA2BFD" w:rsidP="00A3683C">
      <w:pPr>
        <w:textAlignment w:val="baseline"/>
        <w:rPr>
          <w:ins w:id="1281" w:author="Cláudio Nóbrega" w:date="2020-07-18T10:45:00Z"/>
          <w:rFonts w:ascii="Times New Roman" w:hAnsi="Times New Roman"/>
          <w:color w:val="000000"/>
          <w:shd w:val="clear" w:color="auto" w:fill="FFFFFF"/>
        </w:rPr>
      </w:pPr>
    </w:p>
    <w:p w14:paraId="26094C22" w14:textId="77777777" w:rsidR="00991262" w:rsidRPr="00C341DF" w:rsidDel="001C3174" w:rsidRDefault="00991262" w:rsidP="00A3683C">
      <w:pPr>
        <w:textAlignment w:val="baseline"/>
        <w:rPr>
          <w:del w:id="1282" w:author="Cláudio Nóbrega" w:date="2020-07-18T10:23:00Z"/>
          <w:rFonts w:ascii="Times New Roman" w:hAnsi="Times New Roman"/>
          <w:color w:val="000000"/>
          <w:sz w:val="8"/>
          <w:szCs w:val="8"/>
          <w:shd w:val="clear" w:color="auto" w:fill="FFFFFF"/>
        </w:rPr>
      </w:pPr>
    </w:p>
    <w:p w14:paraId="2AE48DB4" w14:textId="06B830F5" w:rsidR="00991262" w:rsidRPr="00DC467D" w:rsidDel="00036DB1" w:rsidRDefault="00991262" w:rsidP="00A3683C">
      <w:pPr>
        <w:shd w:val="clear" w:color="auto" w:fill="FFFFFF"/>
        <w:spacing w:before="100" w:after="100"/>
        <w:rPr>
          <w:moveFrom w:id="1283" w:author="Cláudio Nóbrega" w:date="2020-07-18T10:16:00Z"/>
          <w:rFonts w:ascii="Times New Roman" w:hAnsi="Times New Roman"/>
          <w:shd w:val="clear" w:color="auto" w:fill="FFFFFF"/>
        </w:rPr>
      </w:pPr>
      <w:moveFromRangeStart w:id="1284" w:author="Cláudio Nóbrega" w:date="2020-07-18T10:16:00Z" w:name="move45959790"/>
      <w:moveFrom w:id="1285" w:author="Cláudio Nóbrega" w:date="2020-07-18T10:16:00Z">
        <w:r w:rsidRPr="00710E4F" w:rsidDel="00036DB1">
          <w:rPr>
            <w:rFonts w:ascii="Times New Roman" w:hAnsi="Times New Roman"/>
            <w:color w:val="000000"/>
            <w:shd w:val="clear" w:color="auto" w:fill="FFFFFF"/>
            <w:lang w:val="en-US"/>
            <w:rPrChange w:id="1286" w:author="mario marques" w:date="2020-07-17T16:37:00Z">
              <w:rPr>
                <w:rFonts w:ascii="Times New Roman" w:hAnsi="Times New Roman"/>
                <w:color w:val="000000"/>
                <w:shd w:val="clear" w:color="auto" w:fill="FFFFFF"/>
              </w:rPr>
            </w:rPrChange>
          </w:rPr>
          <w:t>NIELSEN, Frank; NOCK, Richard. Transactions on Pattern Analysis and Machine Intelligence. </w:t>
        </w:r>
        <w:r w:rsidRPr="00710E4F" w:rsidDel="00036DB1">
          <w:rPr>
            <w:rFonts w:ascii="Times New Roman" w:hAnsi="Times New Roman"/>
            <w:i/>
            <w:iCs/>
            <w:color w:val="000000"/>
            <w:shd w:val="clear" w:color="auto" w:fill="FFFFFF"/>
            <w:lang w:val="en-US"/>
            <w:rPrChange w:id="1287" w:author="mario marques" w:date="2020-07-17T16:37:00Z">
              <w:rPr>
                <w:rFonts w:ascii="Times New Roman" w:hAnsi="Times New Roman"/>
                <w:i/>
                <w:iCs/>
                <w:color w:val="000000"/>
                <w:shd w:val="clear" w:color="auto" w:fill="FFFFFF"/>
              </w:rPr>
            </w:rPrChange>
          </w:rPr>
          <w:t>In</w:t>
        </w:r>
        <w:r w:rsidRPr="00710E4F" w:rsidDel="00036DB1">
          <w:rPr>
            <w:rFonts w:ascii="Times New Roman" w:hAnsi="Times New Roman"/>
            <w:color w:val="000000"/>
            <w:shd w:val="clear" w:color="auto" w:fill="FFFFFF"/>
            <w:lang w:val="en-US"/>
            <w:rPrChange w:id="1288" w:author="mario marques" w:date="2020-07-17T16:37:00Z">
              <w:rPr>
                <w:rFonts w:ascii="Times New Roman" w:hAnsi="Times New Roman"/>
                <w:color w:val="000000"/>
                <w:shd w:val="clear" w:color="auto" w:fill="FFFFFF"/>
              </w:rPr>
            </w:rPrChange>
          </w:rPr>
          <w:t>: </w:t>
        </w:r>
        <w:r w:rsidRPr="00710E4F" w:rsidDel="00036DB1">
          <w:rPr>
            <w:rFonts w:ascii="Times New Roman" w:hAnsi="Times New Roman"/>
            <w:b/>
            <w:bCs/>
            <w:color w:val="000000"/>
            <w:shd w:val="clear" w:color="auto" w:fill="FFFFFF"/>
            <w:lang w:val="en-US"/>
            <w:rPrChange w:id="1289" w:author="mario marques" w:date="2020-07-17T16:37:00Z">
              <w:rPr>
                <w:rFonts w:ascii="Times New Roman" w:hAnsi="Times New Roman"/>
                <w:b/>
                <w:bCs/>
                <w:color w:val="000000"/>
                <w:shd w:val="clear" w:color="auto" w:fill="FFFFFF"/>
              </w:rPr>
            </w:rPrChange>
          </w:rPr>
          <w:t>IEEE Transactions on Pattern Analysis and Machine Intelligence</w:t>
        </w:r>
        <w:r w:rsidRPr="00710E4F" w:rsidDel="00036DB1">
          <w:rPr>
            <w:rFonts w:ascii="Times New Roman" w:hAnsi="Times New Roman"/>
            <w:color w:val="000000"/>
            <w:shd w:val="clear" w:color="auto" w:fill="FFFFFF"/>
            <w:lang w:val="en-US"/>
            <w:rPrChange w:id="1290" w:author="mario marques" w:date="2020-07-17T16:37:00Z">
              <w:rPr>
                <w:rFonts w:ascii="Times New Roman" w:hAnsi="Times New Roman"/>
                <w:color w:val="000000"/>
                <w:shd w:val="clear" w:color="auto" w:fill="FFFFFF"/>
              </w:rPr>
            </w:rPrChange>
          </w:rPr>
          <w:t>. [</w:t>
        </w:r>
        <w:r w:rsidRPr="00710E4F" w:rsidDel="00036DB1">
          <w:rPr>
            <w:rFonts w:ascii="Times New Roman" w:hAnsi="Times New Roman"/>
            <w:i/>
            <w:iCs/>
            <w:color w:val="000000"/>
            <w:shd w:val="clear" w:color="auto" w:fill="FFFFFF"/>
            <w:lang w:val="en-US"/>
            <w:rPrChange w:id="1291" w:author="mario marques" w:date="2020-07-17T16:37:00Z">
              <w:rPr>
                <w:rFonts w:ascii="Times New Roman" w:hAnsi="Times New Roman"/>
                <w:i/>
                <w:iCs/>
                <w:color w:val="000000"/>
                <w:shd w:val="clear" w:color="auto" w:fill="FFFFFF"/>
              </w:rPr>
            </w:rPrChange>
          </w:rPr>
          <w:t>S. l.</w:t>
        </w:r>
        <w:r w:rsidRPr="00710E4F" w:rsidDel="00036DB1">
          <w:rPr>
            <w:rFonts w:ascii="Times New Roman" w:hAnsi="Times New Roman"/>
            <w:color w:val="000000"/>
            <w:shd w:val="clear" w:color="auto" w:fill="FFFFFF"/>
            <w:lang w:val="en-US"/>
            <w:rPrChange w:id="1292" w:author="mario marques" w:date="2020-07-17T16:37:00Z">
              <w:rPr>
                <w:rFonts w:ascii="Times New Roman" w:hAnsi="Times New Roman"/>
                <w:color w:val="000000"/>
                <w:shd w:val="clear" w:color="auto" w:fill="FFFFFF"/>
              </w:rPr>
            </w:rPrChange>
          </w:rPr>
          <w:t>], 20 set. 2004.</w:t>
        </w:r>
        <w:r w:rsidR="00DC467D" w:rsidRPr="00710E4F" w:rsidDel="00036DB1">
          <w:rPr>
            <w:rFonts w:ascii="Times New Roman" w:hAnsi="Times New Roman"/>
            <w:color w:val="000000"/>
            <w:shd w:val="clear" w:color="auto" w:fill="FFFFFF"/>
            <w:lang w:val="en-US"/>
            <w:rPrChange w:id="1293" w:author="mario marques" w:date="2020-07-17T16:37:00Z">
              <w:rPr>
                <w:rFonts w:ascii="Times New Roman" w:hAnsi="Times New Roman"/>
                <w:color w:val="000000"/>
                <w:shd w:val="clear" w:color="auto" w:fill="FFFFFF"/>
              </w:rPr>
            </w:rPrChange>
          </w:rPr>
          <w:t xml:space="preserve"> </w:t>
        </w:r>
        <w:r w:rsidRPr="00991262" w:rsidDel="00036DB1">
          <w:rPr>
            <w:rFonts w:ascii="Times New Roman" w:hAnsi="Times New Roman"/>
            <w:color w:val="000000"/>
            <w:shd w:val="clear" w:color="auto" w:fill="FFFFFF"/>
          </w:rPr>
          <w:t>Disponível em:</w:t>
        </w:r>
        <w:r w:rsidR="00DC467D" w:rsidDel="00036DB1">
          <w:rPr>
            <w:rFonts w:ascii="Times New Roman" w:hAnsi="Times New Roman"/>
            <w:color w:val="000000"/>
            <w:shd w:val="clear" w:color="auto" w:fill="FFFFFF"/>
          </w:rPr>
          <w:t xml:space="preserve"> </w:t>
        </w:r>
        <w:r w:rsidR="00B55982" w:rsidDel="00036DB1">
          <w:fldChar w:fldCharType="begin"/>
        </w:r>
        <w:r w:rsidR="00B55982" w:rsidDel="00036DB1">
          <w:instrText xml:space="preserve"> HYPERLINK "https://ieeexplore.ieee.org/document/1335450" </w:instrText>
        </w:r>
        <w:r w:rsidR="00B55982" w:rsidDel="00036DB1">
          <w:fldChar w:fldCharType="separate"/>
        </w:r>
        <w:r w:rsidR="00DC467D" w:rsidRPr="00DC467D" w:rsidDel="00036DB1">
          <w:rPr>
            <w:rStyle w:val="Hyperlink"/>
            <w:rFonts w:ascii="Times New Roman" w:hAnsi="Times New Roman"/>
            <w:color w:val="auto"/>
            <w:u w:val="none"/>
          </w:rPr>
          <w:t>https://ieeexplore.ieee.org/document/1335450</w:t>
        </w:r>
        <w:r w:rsidR="00B55982" w:rsidDel="00036DB1">
          <w:rPr>
            <w:rStyle w:val="Hyperlink"/>
            <w:rFonts w:ascii="Times New Roman" w:hAnsi="Times New Roman"/>
            <w:color w:val="auto"/>
            <w:u w:val="none"/>
          </w:rPr>
          <w:fldChar w:fldCharType="end"/>
        </w:r>
        <w:r w:rsidR="00DC467D" w:rsidDel="00036DB1">
          <w:rPr>
            <w:rFonts w:ascii="Times New Roman" w:hAnsi="Times New Roman"/>
          </w:rPr>
          <w:t xml:space="preserve">. </w:t>
        </w:r>
        <w:r w:rsidRPr="00DC467D" w:rsidDel="00036DB1">
          <w:rPr>
            <w:rFonts w:ascii="Times New Roman" w:hAnsi="Times New Roman"/>
            <w:shd w:val="clear" w:color="auto" w:fill="FFFFFF"/>
          </w:rPr>
          <w:t>Acesso em: 18 mar. 2020.</w:t>
        </w:r>
      </w:moveFrom>
    </w:p>
    <w:moveFromRangeEnd w:id="1284"/>
    <w:p w14:paraId="41869ACD" w14:textId="03D34C6E" w:rsidR="00991262" w:rsidRPr="00C341DF" w:rsidDel="001C3174" w:rsidRDefault="00991262" w:rsidP="001C3174">
      <w:pPr>
        <w:textAlignment w:val="baseline"/>
        <w:rPr>
          <w:del w:id="1294" w:author="Cláudio Nóbrega" w:date="2020-07-18T10:23:00Z"/>
          <w:rFonts w:ascii="Times New Roman" w:hAnsi="Times New Roman"/>
          <w:color w:val="000000"/>
          <w:sz w:val="8"/>
          <w:szCs w:val="8"/>
          <w:shd w:val="clear" w:color="auto" w:fill="FFFFFF"/>
        </w:rPr>
        <w:pPrChange w:id="1295" w:author="Cláudio Nóbrega" w:date="2020-07-18T10:23:00Z">
          <w:pPr>
            <w:shd w:val="clear" w:color="auto" w:fill="FFFFFF"/>
            <w:spacing w:before="100" w:after="100"/>
          </w:pPr>
        </w:pPrChange>
      </w:pPr>
    </w:p>
    <w:p w14:paraId="793E309D" w14:textId="59F037D3" w:rsidR="00C341DF" w:rsidDel="00036DB1" w:rsidRDefault="00C341DF" w:rsidP="00DC467D">
      <w:pPr>
        <w:shd w:val="clear" w:color="auto" w:fill="FFFFFF"/>
        <w:spacing w:before="100" w:after="100"/>
        <w:rPr>
          <w:del w:id="1296" w:author="Cláudio Nóbrega" w:date="2020-07-18T10:16:00Z"/>
          <w:rFonts w:ascii="Times New Roman" w:hAnsi="Times New Roman"/>
          <w:color w:val="000000"/>
          <w:shd w:val="clear" w:color="auto" w:fill="FFFFFF"/>
        </w:rPr>
      </w:pPr>
      <w:del w:id="1297" w:author="Cláudio Nóbrega" w:date="2020-07-18T10:16:00Z">
        <w:r w:rsidRPr="00C341DF" w:rsidDel="00036DB1">
          <w:rPr>
            <w:rFonts w:ascii="Times New Roman" w:hAnsi="Times New Roman"/>
            <w:color w:val="000000"/>
            <w:shd w:val="clear" w:color="auto" w:fill="FFFFFF"/>
          </w:rPr>
          <w:delText>GOOGLE Cloud Vision. </w:delText>
        </w:r>
        <w:r w:rsidRPr="00C341DF" w:rsidDel="00036DB1">
          <w:rPr>
            <w:rFonts w:ascii="Times New Roman" w:hAnsi="Times New Roman"/>
            <w:i/>
            <w:iCs/>
            <w:color w:val="000000"/>
            <w:shd w:val="clear" w:color="auto" w:fill="FFFFFF"/>
          </w:rPr>
          <w:delText>In</w:delText>
        </w:r>
        <w:r w:rsidRPr="00C341DF" w:rsidDel="00036DB1">
          <w:rPr>
            <w:rFonts w:ascii="Times New Roman" w:hAnsi="Times New Roman"/>
            <w:color w:val="000000"/>
            <w:shd w:val="clear" w:color="auto" w:fill="FFFFFF"/>
          </w:rPr>
          <w:delText>: </w:delText>
        </w:r>
        <w:r w:rsidR="00036DB1" w:rsidRPr="00C341DF" w:rsidDel="00036DB1">
          <w:rPr>
            <w:rFonts w:ascii="Times New Roman" w:hAnsi="Times New Roman"/>
            <w:b/>
            <w:bCs/>
            <w:color w:val="000000"/>
            <w:shd w:val="clear" w:color="auto" w:fill="FFFFFF"/>
          </w:rPr>
          <w:delText>conheça a fantástica google cloud vision api para identificação de objetos</w:delText>
        </w:r>
        <w:r w:rsidR="00B6768C" w:rsidRPr="00C341DF" w:rsidDel="00036DB1">
          <w:rPr>
            <w:rFonts w:ascii="Times New Roman" w:hAnsi="Times New Roman"/>
            <w:color w:val="000000"/>
            <w:shd w:val="clear" w:color="auto" w:fill="FFFFFF"/>
          </w:rPr>
          <w:delText>.</w:delText>
        </w:r>
        <w:r w:rsidRPr="00C341DF" w:rsidDel="00036DB1">
          <w:rPr>
            <w:rFonts w:ascii="Times New Roman" w:hAnsi="Times New Roman"/>
            <w:color w:val="000000"/>
            <w:shd w:val="clear" w:color="auto" w:fill="FFFFFF"/>
          </w:rPr>
          <w:delText xml:space="preserve"> [</w:delText>
        </w:r>
        <w:r w:rsidRPr="00C341DF" w:rsidDel="00036DB1">
          <w:rPr>
            <w:rFonts w:ascii="Times New Roman" w:hAnsi="Times New Roman"/>
            <w:i/>
            <w:iCs/>
            <w:color w:val="000000"/>
            <w:shd w:val="clear" w:color="auto" w:fill="FFFFFF"/>
          </w:rPr>
          <w:delText>S. l.</w:delText>
        </w:r>
        <w:r w:rsidRPr="00C341DF" w:rsidDel="00036DB1">
          <w:rPr>
            <w:rFonts w:ascii="Times New Roman" w:hAnsi="Times New Roman"/>
            <w:color w:val="000000"/>
            <w:shd w:val="clear" w:color="auto" w:fill="FFFFFF"/>
          </w:rPr>
          <w:delText>],</w:delText>
        </w:r>
        <w:r w:rsidDel="00036DB1">
          <w:rPr>
            <w:rFonts w:ascii="Times New Roman" w:hAnsi="Times New Roman"/>
            <w:color w:val="000000"/>
            <w:shd w:val="clear" w:color="auto" w:fill="FFFFFF"/>
          </w:rPr>
          <w:delText xml:space="preserve"> </w:delText>
        </w:r>
        <w:r w:rsidR="00B6768C" w:rsidDel="00036DB1">
          <w:rPr>
            <w:rFonts w:ascii="Times New Roman" w:hAnsi="Times New Roman"/>
            <w:color w:val="000000"/>
            <w:shd w:val="clear" w:color="auto" w:fill="FFFFFF"/>
          </w:rPr>
          <w:delText>0</w:delText>
        </w:r>
        <w:r w:rsidR="00991262" w:rsidRPr="00991262" w:rsidDel="00036DB1">
          <w:rPr>
            <w:rFonts w:ascii="Times New Roman" w:hAnsi="Times New Roman"/>
            <w:color w:val="000000"/>
            <w:shd w:val="clear" w:color="auto" w:fill="FFFFFF"/>
          </w:rPr>
          <w:delText>6 jan. 2016.</w:delText>
        </w:r>
      </w:del>
    </w:p>
    <w:p w14:paraId="0D2A912A" w14:textId="1E49BBB5" w:rsidR="00991262" w:rsidDel="00036DB1" w:rsidRDefault="00991262" w:rsidP="00DC467D">
      <w:pPr>
        <w:shd w:val="clear" w:color="auto" w:fill="FFFFFF"/>
        <w:spacing w:before="100" w:after="100"/>
        <w:rPr>
          <w:del w:id="1298" w:author="Cláudio Nóbrega" w:date="2020-07-18T10:16:00Z"/>
          <w:rFonts w:ascii="Times New Roman" w:hAnsi="Times New Roman"/>
          <w:color w:val="000000"/>
          <w:shd w:val="clear" w:color="auto" w:fill="FFFFFF"/>
        </w:rPr>
      </w:pPr>
      <w:del w:id="1299" w:author="Cláudio Nóbrega" w:date="2020-07-18T10:16:00Z">
        <w:r w:rsidRPr="00991262" w:rsidDel="00036DB1">
          <w:rPr>
            <w:rFonts w:ascii="Times New Roman" w:hAnsi="Times New Roman"/>
            <w:color w:val="000000"/>
            <w:shd w:val="clear" w:color="auto" w:fill="FFFFFF"/>
          </w:rPr>
          <w:delText>Disponível em:</w:delText>
        </w:r>
        <w:r w:rsidR="00DC467D" w:rsidDel="00036DB1">
          <w:rPr>
            <w:rFonts w:ascii="Times New Roman" w:hAnsi="Times New Roman"/>
            <w:color w:val="000000"/>
            <w:shd w:val="clear" w:color="auto" w:fill="FFFFFF"/>
          </w:rPr>
          <w:delText xml:space="preserve"> </w:delText>
        </w:r>
        <w:r w:rsidR="00DC467D" w:rsidRPr="00DC467D" w:rsidDel="00036DB1">
          <w:rPr>
            <w:rFonts w:ascii="Times New Roman" w:hAnsi="Times New Roman"/>
            <w:color w:val="000000"/>
            <w:shd w:val="clear" w:color="auto" w:fill="FFFFFF"/>
          </w:rPr>
          <w:delText>https://mundoapi.com.br/materias/conheca-a-fantastica-google-cloud-vision-api-para-identificacao-de-objetos/</w:delText>
        </w:r>
        <w:r w:rsidR="00DC467D" w:rsidDel="00036DB1">
          <w:rPr>
            <w:rFonts w:ascii="Times New Roman" w:hAnsi="Times New Roman"/>
            <w:color w:val="000000"/>
            <w:shd w:val="clear" w:color="auto" w:fill="FFFFFF"/>
          </w:rPr>
          <w:delText xml:space="preserve">. </w:delText>
        </w:r>
        <w:r w:rsidRPr="00991262" w:rsidDel="00036DB1">
          <w:rPr>
            <w:rFonts w:ascii="Times New Roman" w:hAnsi="Times New Roman"/>
            <w:color w:val="000000"/>
            <w:shd w:val="clear" w:color="auto" w:fill="FFFFFF"/>
          </w:rPr>
          <w:delText>Acesso em: 18 mar. 2020.</w:delText>
        </w:r>
      </w:del>
    </w:p>
    <w:p w14:paraId="6507E2EC" w14:textId="0DB2CA7A" w:rsidR="00DC467D" w:rsidRPr="00C341DF" w:rsidDel="00036DB1" w:rsidRDefault="00DC467D" w:rsidP="00A3683C">
      <w:pPr>
        <w:shd w:val="clear" w:color="auto" w:fill="FFFFFF"/>
        <w:spacing w:before="100" w:after="100"/>
        <w:rPr>
          <w:del w:id="1300" w:author="Cláudio Nóbrega" w:date="2020-07-18T10:16:00Z"/>
          <w:rFonts w:ascii="Times New Roman" w:hAnsi="Times New Roman"/>
          <w:color w:val="000000"/>
          <w:sz w:val="8"/>
          <w:szCs w:val="8"/>
          <w:shd w:val="clear" w:color="auto" w:fill="FFFFFF"/>
        </w:rPr>
      </w:pPr>
    </w:p>
    <w:p w14:paraId="42C13FDF" w14:textId="70B8A0FE" w:rsidR="00DC467D" w:rsidDel="00036DB1" w:rsidRDefault="00991262" w:rsidP="00A3683C">
      <w:pPr>
        <w:shd w:val="clear" w:color="auto" w:fill="FFFFFF"/>
        <w:spacing w:before="100" w:after="100"/>
        <w:rPr>
          <w:del w:id="1301" w:author="Cláudio Nóbrega" w:date="2020-07-18T10:16:00Z"/>
          <w:rFonts w:ascii="Times New Roman" w:hAnsi="Times New Roman"/>
          <w:color w:val="000000"/>
          <w:shd w:val="clear" w:color="auto" w:fill="FFFFFF"/>
        </w:rPr>
      </w:pPr>
      <w:del w:id="1302" w:author="Cláudio Nóbrega" w:date="2020-07-18T10:16:00Z">
        <w:r w:rsidRPr="00991262" w:rsidDel="00036DB1">
          <w:rPr>
            <w:rFonts w:ascii="Times New Roman" w:hAnsi="Times New Roman"/>
            <w:color w:val="000000"/>
            <w:shd w:val="clear" w:color="auto" w:fill="FFFFFF"/>
          </w:rPr>
          <w:delText xml:space="preserve">JR, Valdir Stumm; DORNELES, Elias. </w:delText>
        </w:r>
        <w:r w:rsidR="00036DB1" w:rsidRPr="00991262" w:rsidDel="00036DB1">
          <w:rPr>
            <w:rFonts w:ascii="Times New Roman" w:hAnsi="Times New Roman"/>
            <w:color w:val="000000"/>
            <w:shd w:val="clear" w:color="auto" w:fill="FFFFFF"/>
          </w:rPr>
          <w:delText>Acessando apis rest com python</w:delText>
        </w:r>
        <w:r w:rsidRPr="00991262" w:rsidDel="00036DB1">
          <w:rPr>
            <w:rFonts w:ascii="Times New Roman" w:hAnsi="Times New Roman"/>
            <w:color w:val="000000"/>
            <w:shd w:val="clear" w:color="auto" w:fill="FFFFFF"/>
          </w:rPr>
          <w:delText>. </w:delText>
        </w:r>
        <w:r w:rsidRPr="00991262" w:rsidDel="00036DB1">
          <w:rPr>
            <w:rFonts w:ascii="Times New Roman" w:hAnsi="Times New Roman"/>
            <w:i/>
            <w:iCs/>
            <w:color w:val="000000"/>
            <w:shd w:val="clear" w:color="auto" w:fill="FFFFFF"/>
          </w:rPr>
          <w:delText>In</w:delText>
        </w:r>
        <w:r w:rsidRPr="00991262" w:rsidDel="00036DB1">
          <w:rPr>
            <w:rFonts w:ascii="Times New Roman" w:hAnsi="Times New Roman"/>
            <w:color w:val="000000"/>
            <w:shd w:val="clear" w:color="auto" w:fill="FFFFFF"/>
          </w:rPr>
          <w:delText>: </w:delText>
        </w:r>
      </w:del>
      <w:del w:id="1303" w:author="Cláudio Nóbrega" w:date="2020-07-18T10:13:00Z">
        <w:r w:rsidR="00036DB1" w:rsidRPr="00991262" w:rsidDel="00036DB1">
          <w:rPr>
            <w:rFonts w:ascii="Times New Roman" w:hAnsi="Times New Roman"/>
            <w:b/>
            <w:bCs/>
            <w:color w:val="000000"/>
            <w:shd w:val="clear" w:color="auto" w:fill="FFFFFF"/>
          </w:rPr>
          <w:delText>a</w:delText>
        </w:r>
      </w:del>
      <w:del w:id="1304" w:author="Cláudio Nóbrega" w:date="2020-07-18T10:16:00Z">
        <w:r w:rsidR="00036DB1" w:rsidRPr="00991262" w:rsidDel="00036DB1">
          <w:rPr>
            <w:rFonts w:ascii="Times New Roman" w:hAnsi="Times New Roman"/>
            <w:b/>
            <w:bCs/>
            <w:color w:val="000000"/>
            <w:shd w:val="clear" w:color="auto" w:fill="FFFFFF"/>
          </w:rPr>
          <w:delText>cessando apis rest com python</w:delText>
        </w:r>
        <w:r w:rsidRPr="00991262" w:rsidDel="00036DB1">
          <w:rPr>
            <w:rFonts w:ascii="Times New Roman" w:hAnsi="Times New Roman"/>
            <w:color w:val="000000"/>
            <w:shd w:val="clear" w:color="auto" w:fill="FFFFFF"/>
          </w:rPr>
          <w:delText>. [</w:delText>
        </w:r>
        <w:r w:rsidRPr="00991262" w:rsidDel="00036DB1">
          <w:rPr>
            <w:rFonts w:ascii="Times New Roman" w:hAnsi="Times New Roman"/>
            <w:i/>
            <w:iCs/>
            <w:color w:val="000000"/>
            <w:shd w:val="clear" w:color="auto" w:fill="FFFFFF"/>
          </w:rPr>
          <w:delText>S. l.</w:delText>
        </w:r>
        <w:r w:rsidRPr="00991262" w:rsidDel="00036DB1">
          <w:rPr>
            <w:rFonts w:ascii="Times New Roman" w:hAnsi="Times New Roman"/>
            <w:color w:val="000000"/>
            <w:shd w:val="clear" w:color="auto" w:fill="FFFFFF"/>
          </w:rPr>
          <w:delText xml:space="preserve">], </w:delText>
        </w:r>
        <w:r w:rsidR="00B6768C" w:rsidDel="00036DB1">
          <w:rPr>
            <w:rFonts w:ascii="Times New Roman" w:hAnsi="Times New Roman"/>
            <w:color w:val="000000"/>
            <w:shd w:val="clear" w:color="auto" w:fill="FFFFFF"/>
          </w:rPr>
          <w:delText>0</w:delText>
        </w:r>
        <w:r w:rsidRPr="00991262" w:rsidDel="00036DB1">
          <w:rPr>
            <w:rFonts w:ascii="Times New Roman" w:hAnsi="Times New Roman"/>
            <w:color w:val="000000"/>
            <w:shd w:val="clear" w:color="auto" w:fill="FFFFFF"/>
          </w:rPr>
          <w:delText>6 jan. 2016.</w:delText>
        </w:r>
      </w:del>
    </w:p>
    <w:p w14:paraId="6140E0E2" w14:textId="14C94686" w:rsidR="00DC467D" w:rsidDel="00036DB1" w:rsidRDefault="00991262" w:rsidP="00A3683C">
      <w:pPr>
        <w:shd w:val="clear" w:color="auto" w:fill="FFFFFF"/>
        <w:spacing w:before="100" w:after="100"/>
        <w:rPr>
          <w:del w:id="1305" w:author="Cláudio Nóbrega" w:date="2020-07-18T10:16:00Z"/>
          <w:rFonts w:ascii="Segoe UI" w:hAnsi="Segoe UI" w:cs="Segoe UI"/>
          <w:color w:val="000000"/>
          <w:shd w:val="clear" w:color="auto" w:fill="FFFFFF"/>
        </w:rPr>
      </w:pPr>
      <w:del w:id="1306" w:author="Cláudio Nóbrega" w:date="2020-07-18T10:16:00Z">
        <w:r w:rsidRPr="00991262" w:rsidDel="00036DB1">
          <w:rPr>
            <w:rFonts w:ascii="Times New Roman" w:hAnsi="Times New Roman"/>
            <w:color w:val="000000"/>
            <w:shd w:val="clear" w:color="auto" w:fill="FFFFFF"/>
          </w:rPr>
          <w:delText>Disponível em:</w:delText>
        </w:r>
        <w:r w:rsidR="00DC467D" w:rsidDel="00036DB1">
          <w:rPr>
            <w:rFonts w:ascii="Times New Roman" w:hAnsi="Times New Roman"/>
            <w:color w:val="000000"/>
            <w:shd w:val="clear" w:color="auto" w:fill="FFFFFF"/>
          </w:rPr>
          <w:delText xml:space="preserve"> </w:delText>
        </w:r>
        <w:r w:rsidR="00DC467D" w:rsidRPr="00DC467D" w:rsidDel="00036DB1">
          <w:rPr>
            <w:rFonts w:ascii="Times New Roman" w:hAnsi="Times New Roman"/>
            <w:color w:val="000000"/>
            <w:shd w:val="clear" w:color="auto" w:fill="FFFFFF"/>
          </w:rPr>
          <w:delText>https://pythonhelp.wordpress.com/2014/07/25/acessando-apis-rest-com-python/</w:delText>
        </w:r>
        <w:r w:rsidR="00DC467D" w:rsidDel="00036DB1">
          <w:rPr>
            <w:rFonts w:ascii="Times New Roman" w:hAnsi="Times New Roman"/>
            <w:color w:val="000000"/>
            <w:shd w:val="clear" w:color="auto" w:fill="FFFFFF"/>
          </w:rPr>
          <w:delText xml:space="preserve">. </w:delText>
        </w:r>
        <w:r w:rsidRPr="00991262" w:rsidDel="00036DB1">
          <w:rPr>
            <w:rFonts w:ascii="Times New Roman" w:hAnsi="Times New Roman"/>
            <w:color w:val="000000"/>
            <w:shd w:val="clear" w:color="auto" w:fill="FFFFFF"/>
          </w:rPr>
          <w:delText>Acesso em: 20 maio 2020</w:delText>
        </w:r>
        <w:r w:rsidDel="00036DB1">
          <w:rPr>
            <w:rFonts w:ascii="Segoe UI" w:hAnsi="Segoe UI" w:cs="Segoe UI"/>
            <w:color w:val="000000"/>
            <w:shd w:val="clear" w:color="auto" w:fill="FFFFFF"/>
          </w:rPr>
          <w:delText>.</w:delText>
        </w:r>
      </w:del>
    </w:p>
    <w:p w14:paraId="5018A05A" w14:textId="562F13F7" w:rsidR="00C341DF" w:rsidDel="001C3174" w:rsidRDefault="00C341DF" w:rsidP="00A3683C">
      <w:pPr>
        <w:shd w:val="clear" w:color="auto" w:fill="FFFFFF"/>
        <w:spacing w:before="100" w:after="100"/>
        <w:rPr>
          <w:del w:id="1307" w:author="Cláudio Nóbrega" w:date="2020-07-18T10:24:00Z"/>
          <w:rFonts w:ascii="Times New Roman" w:hAnsi="Times New Roman"/>
          <w:color w:val="000000"/>
          <w:shd w:val="clear" w:color="auto" w:fill="FFFFFF"/>
        </w:rPr>
      </w:pPr>
    </w:p>
    <w:p w14:paraId="173AB1F0" w14:textId="7BEE2800" w:rsidR="00C341DF" w:rsidDel="001C3174" w:rsidRDefault="00DC467D" w:rsidP="00A3683C">
      <w:pPr>
        <w:shd w:val="clear" w:color="auto" w:fill="FFFFFF"/>
        <w:spacing w:before="100" w:after="100"/>
        <w:rPr>
          <w:del w:id="1308" w:author="Cláudio Nóbrega" w:date="2020-07-18T10:22:00Z"/>
          <w:rFonts w:ascii="Segoe UI" w:hAnsi="Segoe UI" w:cs="Segoe UI"/>
          <w:color w:val="000000"/>
          <w:sz w:val="18"/>
          <w:szCs w:val="18"/>
          <w:shd w:val="clear" w:color="auto" w:fill="FFFFFF"/>
        </w:rPr>
      </w:pPr>
      <w:del w:id="1309" w:author="Cláudio Nóbrega" w:date="2020-07-18T10:22:00Z">
        <w:r w:rsidRPr="00DC467D" w:rsidDel="001C3174">
          <w:rPr>
            <w:rFonts w:ascii="Times New Roman" w:hAnsi="Times New Roman"/>
            <w:color w:val="000000"/>
            <w:shd w:val="clear" w:color="auto" w:fill="FFFFFF"/>
          </w:rPr>
          <w:delText>OPENCV. </w:delText>
        </w:r>
        <w:r w:rsidRPr="00DC467D" w:rsidDel="001C3174">
          <w:rPr>
            <w:rFonts w:ascii="Times New Roman" w:hAnsi="Times New Roman"/>
            <w:i/>
            <w:iCs/>
            <w:color w:val="000000"/>
            <w:shd w:val="clear" w:color="auto" w:fill="FFFFFF"/>
          </w:rPr>
          <w:delText>In</w:delText>
        </w:r>
        <w:r w:rsidRPr="00DC467D" w:rsidDel="001C3174">
          <w:rPr>
            <w:rFonts w:ascii="Times New Roman" w:hAnsi="Times New Roman"/>
            <w:color w:val="000000"/>
            <w:shd w:val="clear" w:color="auto" w:fill="FFFFFF"/>
          </w:rPr>
          <w:delText>: </w:delText>
        </w:r>
        <w:r w:rsidR="00B6768C" w:rsidRPr="00DC467D" w:rsidDel="001C3174">
          <w:rPr>
            <w:rFonts w:ascii="Times New Roman" w:hAnsi="Times New Roman"/>
            <w:b/>
            <w:bCs/>
            <w:color w:val="000000"/>
            <w:shd w:val="clear" w:color="auto" w:fill="FFFFFF"/>
          </w:rPr>
          <w:delText>OPENCV</w:delText>
        </w:r>
        <w:r w:rsidRPr="00DC467D" w:rsidDel="001C3174">
          <w:rPr>
            <w:rFonts w:ascii="Times New Roman" w:hAnsi="Times New Roman"/>
            <w:color w:val="000000"/>
            <w:shd w:val="clear" w:color="auto" w:fill="FFFFFF"/>
          </w:rPr>
          <w:delText>. [</w:delText>
        </w:r>
        <w:r w:rsidRPr="00DC467D" w:rsidDel="001C3174">
          <w:rPr>
            <w:rFonts w:ascii="Times New Roman" w:hAnsi="Times New Roman"/>
            <w:i/>
            <w:iCs/>
            <w:color w:val="000000"/>
            <w:shd w:val="clear" w:color="auto" w:fill="FFFFFF"/>
          </w:rPr>
          <w:delText>S. l.</w:delText>
        </w:r>
        <w:r w:rsidRPr="00DC467D" w:rsidDel="001C3174">
          <w:rPr>
            <w:rFonts w:ascii="Times New Roman" w:hAnsi="Times New Roman"/>
            <w:color w:val="000000"/>
            <w:shd w:val="clear" w:color="auto" w:fill="FFFFFF"/>
          </w:rPr>
          <w:delText>], 10 fev. 2014.</w:delText>
        </w:r>
      </w:del>
    </w:p>
    <w:p w14:paraId="1072C75B" w14:textId="56AF007F" w:rsidR="00112494" w:rsidDel="001C3174" w:rsidRDefault="00DC467D" w:rsidP="00587893">
      <w:pPr>
        <w:rPr>
          <w:del w:id="1310" w:author="Cláudio Nóbrega" w:date="2020-07-18T10:22:00Z"/>
          <w:rFonts w:ascii="Times New Roman" w:hAnsi="Times New Roman"/>
          <w:color w:val="000000"/>
          <w:shd w:val="clear" w:color="auto" w:fill="FFFFFF"/>
        </w:rPr>
      </w:pPr>
      <w:del w:id="1311" w:author="Cláudio Nóbrega" w:date="2020-07-18T10:22:00Z">
        <w:r w:rsidRPr="00DC467D" w:rsidDel="001C3174">
          <w:rPr>
            <w:rFonts w:ascii="Times New Roman" w:hAnsi="Times New Roman"/>
            <w:color w:val="000000"/>
            <w:shd w:val="clear" w:color="auto" w:fill="FFFFFF"/>
          </w:rPr>
          <w:delText>Disponível em: https://pt.wikipedia.org/wiki/OpenCV. Acesso em: 20 maio 2020.</w:delText>
        </w:r>
      </w:del>
    </w:p>
    <w:p w14:paraId="53AA1827" w14:textId="77777777" w:rsidR="00587893" w:rsidRPr="00587893" w:rsidDel="001C3174" w:rsidRDefault="00587893" w:rsidP="00A3683C">
      <w:pPr>
        <w:shd w:val="clear" w:color="auto" w:fill="FFFFFF"/>
        <w:spacing w:before="100" w:after="100"/>
        <w:rPr>
          <w:del w:id="1312" w:author="Cláudio Nóbrega" w:date="2020-07-18T10:24:00Z"/>
          <w:rFonts w:ascii="Times New Roman" w:hAnsi="Times New Roman"/>
          <w:color w:val="000000"/>
          <w:sz w:val="8"/>
          <w:szCs w:val="8"/>
          <w:shd w:val="clear" w:color="auto" w:fill="FFFFFF"/>
        </w:rPr>
      </w:pPr>
    </w:p>
    <w:p w14:paraId="2F3ACA56" w14:textId="6406B2DA" w:rsidR="00587893" w:rsidRPr="00710E4F" w:rsidDel="00036DB1" w:rsidRDefault="00B6768C" w:rsidP="00587893">
      <w:pPr>
        <w:rPr>
          <w:moveFrom w:id="1313" w:author="Cláudio Nóbrega" w:date="2020-07-18T10:16:00Z"/>
          <w:rFonts w:asciiTheme="majorEastAsia" w:hAnsiTheme="majorEastAsia" w:cstheme="majorEastAsia"/>
          <w:b/>
          <w:rPrChange w:id="1314" w:author="mario marques" w:date="2020-07-17T16:37:00Z">
            <w:rPr>
              <w:moveFrom w:id="1315" w:author="Cláudio Nóbrega" w:date="2020-07-18T10:16:00Z"/>
              <w:rFonts w:asciiTheme="majorEastAsia" w:hAnsiTheme="majorEastAsia" w:cstheme="majorEastAsia"/>
              <w:b/>
              <w:lang w:val="en-US"/>
            </w:rPr>
          </w:rPrChange>
        </w:rPr>
      </w:pPr>
      <w:moveFromRangeStart w:id="1316" w:author="Cláudio Nóbrega" w:date="2020-07-18T10:16:00Z" w:name="move45959831"/>
      <w:moveFrom w:id="1317" w:author="Cláudio Nóbrega" w:date="2020-07-18T10:16:00Z">
        <w:r w:rsidDel="00036DB1">
          <w:rPr>
            <w:rFonts w:asciiTheme="majorEastAsia" w:hAnsiTheme="majorEastAsia" w:cstheme="majorEastAsia"/>
          </w:rPr>
          <w:t xml:space="preserve">GENT, </w:t>
        </w:r>
        <w:r w:rsidR="00587893" w:rsidDel="00036DB1">
          <w:rPr>
            <w:rFonts w:asciiTheme="majorEastAsia" w:hAnsiTheme="majorEastAsia" w:cstheme="majorEastAsia"/>
          </w:rPr>
          <w:t xml:space="preserve">Paul </w:t>
        </w:r>
        <w:r w:rsidDel="00036DB1">
          <w:rPr>
            <w:rFonts w:asciiTheme="majorEastAsia" w:hAnsiTheme="majorEastAsia" w:cstheme="majorEastAsia"/>
          </w:rPr>
          <w:t>V</w:t>
        </w:r>
        <w:r w:rsidR="00587893" w:rsidDel="00036DB1">
          <w:rPr>
            <w:rFonts w:asciiTheme="majorEastAsia" w:hAnsiTheme="majorEastAsia" w:cstheme="majorEastAsia"/>
          </w:rPr>
          <w:t xml:space="preserve">an. </w:t>
        </w:r>
        <w:r w:rsidRPr="00710E4F" w:rsidDel="00036DB1">
          <w:rPr>
            <w:rFonts w:ascii="Times New Roman" w:hAnsi="Times New Roman"/>
            <w:i/>
            <w:iCs/>
            <w:color w:val="000000"/>
            <w:shd w:val="clear" w:color="auto" w:fill="FFFFFF"/>
            <w:lang w:val="en-US"/>
            <w:rPrChange w:id="1318" w:author="mario marques" w:date="2020-07-17T16:37:00Z">
              <w:rPr>
                <w:rFonts w:ascii="Times New Roman" w:hAnsi="Times New Roman"/>
                <w:i/>
                <w:iCs/>
                <w:color w:val="000000"/>
                <w:shd w:val="clear" w:color="auto" w:fill="FFFFFF"/>
              </w:rPr>
            </w:rPrChange>
          </w:rPr>
          <w:t>In</w:t>
        </w:r>
        <w:r w:rsidRPr="00B6768C" w:rsidDel="00036DB1">
          <w:rPr>
            <w:rFonts w:asciiTheme="majorEastAsia" w:hAnsiTheme="majorEastAsia" w:cstheme="majorEastAsia"/>
            <w:lang w:val="en-US"/>
          </w:rPr>
          <w:t>:</w:t>
        </w:r>
        <w:r w:rsidDel="00036DB1">
          <w:rPr>
            <w:rFonts w:asciiTheme="majorEastAsia" w:hAnsiTheme="majorEastAsia" w:cstheme="majorEastAsia"/>
            <w:b/>
            <w:lang w:val="en-US"/>
          </w:rPr>
          <w:t xml:space="preserve"> EMOTION RECOGNITION USING FACIAL LANDMARKS, PYTHON, DLIB AND OPENCV. </w:t>
        </w:r>
        <w:r w:rsidRPr="00DC467D" w:rsidDel="00036DB1">
          <w:rPr>
            <w:rFonts w:ascii="Times New Roman" w:hAnsi="Times New Roman"/>
            <w:color w:val="000000"/>
            <w:shd w:val="clear" w:color="auto" w:fill="FFFFFF"/>
          </w:rPr>
          <w:t>[</w:t>
        </w:r>
        <w:r w:rsidRPr="00DC467D" w:rsidDel="00036DB1">
          <w:rPr>
            <w:rFonts w:ascii="Times New Roman" w:hAnsi="Times New Roman"/>
            <w:i/>
            <w:iCs/>
            <w:color w:val="000000"/>
            <w:shd w:val="clear" w:color="auto" w:fill="FFFFFF"/>
          </w:rPr>
          <w:t>S. l.</w:t>
        </w:r>
        <w:r w:rsidRPr="00DC467D" w:rsidDel="00036DB1">
          <w:rPr>
            <w:rFonts w:ascii="Times New Roman" w:hAnsi="Times New Roman"/>
            <w:color w:val="000000"/>
            <w:shd w:val="clear" w:color="auto" w:fill="FFFFFF"/>
          </w:rPr>
          <w:t>],</w:t>
        </w:r>
        <w:r w:rsidDel="00036DB1">
          <w:rPr>
            <w:rFonts w:ascii="Times New Roman" w:hAnsi="Times New Roman"/>
            <w:color w:val="000000"/>
            <w:shd w:val="clear" w:color="auto" w:fill="FFFFFF"/>
          </w:rPr>
          <w:t xml:space="preserve"> 05 ago. 2016.</w:t>
        </w:r>
        <w:r w:rsidRPr="00DC467D" w:rsidDel="00036DB1">
          <w:rPr>
            <w:rFonts w:ascii="Times New Roman" w:hAnsi="Times New Roman"/>
            <w:color w:val="000000"/>
            <w:shd w:val="clear" w:color="auto" w:fill="FFFFFF"/>
          </w:rPr>
          <w:t xml:space="preserve"> </w:t>
        </w:r>
        <w:r w:rsidR="00587893" w:rsidRPr="00DC467D" w:rsidDel="00036DB1">
          <w:rPr>
            <w:rFonts w:ascii="Times New Roman" w:hAnsi="Times New Roman"/>
            <w:color w:val="000000"/>
            <w:shd w:val="clear" w:color="auto" w:fill="FFFFFF"/>
          </w:rPr>
          <w:t>Disponível em:</w:t>
        </w:r>
      </w:moveFrom>
    </w:p>
    <w:p w14:paraId="7D7122F9" w14:textId="07E18A53" w:rsidR="00587893" w:rsidDel="00036DB1" w:rsidRDefault="00587893" w:rsidP="00587893">
      <w:pPr>
        <w:rPr>
          <w:moveFrom w:id="1319" w:author="Cláudio Nóbrega" w:date="2020-07-18T10:16:00Z"/>
          <w:rFonts w:asciiTheme="majorEastAsia" w:hAnsiTheme="majorEastAsia" w:cstheme="majorEastAsia"/>
        </w:rPr>
      </w:pPr>
      <w:moveFrom w:id="1320" w:author="Cláudio Nóbrega" w:date="2020-07-18T10:16:00Z">
        <w:r w:rsidRPr="00710E4F" w:rsidDel="00036DB1">
          <w:rPr>
            <w:rFonts w:asciiTheme="majorEastAsia" w:hAnsiTheme="majorEastAsia" w:cstheme="majorEastAsia"/>
            <w:rPrChange w:id="1321" w:author="mario marques" w:date="2020-07-17T16:37:00Z">
              <w:rPr>
                <w:rFonts w:asciiTheme="majorEastAsia" w:hAnsiTheme="majorEastAsia" w:cstheme="majorEastAsia"/>
                <w:lang w:val="en-US"/>
              </w:rPr>
            </w:rPrChange>
          </w:rPr>
          <w:t xml:space="preserve">http://www.paulvangent.com/2016/08/05/emotion-recognition-using-facial-landmarks/. </w:t>
        </w:r>
        <w:r w:rsidDel="00036DB1">
          <w:rPr>
            <w:rFonts w:asciiTheme="majorEastAsia" w:hAnsiTheme="majorEastAsia" w:cstheme="majorEastAsia"/>
          </w:rPr>
          <w:t>Acesso em: 06 jun. 2020.</w:t>
        </w:r>
      </w:moveFrom>
    </w:p>
    <w:moveFromRangeEnd w:id="1316"/>
    <w:p w14:paraId="7857B393" w14:textId="27CE4E91" w:rsidR="00587893" w:rsidRDefault="00B6768C" w:rsidP="00587893">
      <w:pPr>
        <w:rPr>
          <w:rFonts w:asciiTheme="majorEastAsia" w:hAnsiTheme="majorEastAsia" w:cstheme="majorEastAsia"/>
          <w:b/>
          <w:color w:val="000000"/>
        </w:rPr>
      </w:pPr>
      <w:r>
        <w:rPr>
          <w:rFonts w:asciiTheme="majorEastAsia" w:hAnsiTheme="majorEastAsia" w:cstheme="majorEastAsia"/>
        </w:rPr>
        <w:t xml:space="preserve">VIANA, </w:t>
      </w:r>
      <w:r w:rsidR="00587893">
        <w:rPr>
          <w:rFonts w:asciiTheme="majorEastAsia" w:hAnsiTheme="majorEastAsia" w:cstheme="majorEastAsia"/>
        </w:rPr>
        <w:t>Suzana.</w:t>
      </w:r>
      <w:r>
        <w:rPr>
          <w:rFonts w:asciiTheme="majorEastAsia" w:hAnsiTheme="majorEastAsia" w:cstheme="majorEastAsia"/>
        </w:rPr>
        <w:t xml:space="preserve"> </w:t>
      </w:r>
      <w:r w:rsidRPr="00B6768C">
        <w:rPr>
          <w:rFonts w:ascii="Times New Roman" w:hAnsi="Times New Roman"/>
          <w:i/>
          <w:iCs/>
          <w:color w:val="000000"/>
          <w:shd w:val="clear" w:color="auto" w:fill="FFFFFF"/>
        </w:rPr>
        <w:t>In</w:t>
      </w:r>
      <w:r w:rsidRPr="00710E4F">
        <w:rPr>
          <w:rFonts w:asciiTheme="majorEastAsia" w:hAnsiTheme="majorEastAsia" w:cstheme="majorEastAsia"/>
          <w:rPrChange w:id="1322" w:author="mario marques" w:date="2020-07-17T16:37:00Z">
            <w:rPr>
              <w:rFonts w:asciiTheme="majorEastAsia" w:hAnsiTheme="majorEastAsia" w:cstheme="majorEastAsia"/>
              <w:lang w:val="en-US"/>
            </w:rPr>
          </w:rPrChange>
        </w:rPr>
        <w:t>:</w:t>
      </w:r>
      <w:r w:rsidR="00587893">
        <w:rPr>
          <w:rFonts w:asciiTheme="majorEastAsia" w:hAnsiTheme="majorEastAsia" w:cstheme="majorEastAsia"/>
        </w:rPr>
        <w:t xml:space="preserve"> </w:t>
      </w:r>
      <w:ins w:id="1323" w:author="Cláudio Nóbrega" w:date="2020-07-18T10:15:00Z">
        <w:r w:rsidR="00036DB1">
          <w:rPr>
            <w:rFonts w:asciiTheme="majorEastAsia" w:hAnsiTheme="majorEastAsia" w:cstheme="majorEastAsia"/>
            <w:b/>
            <w:color w:val="000000"/>
          </w:rPr>
          <w:t>C</w:t>
        </w:r>
      </w:ins>
      <w:del w:id="1324" w:author="Cláudio Nóbrega" w:date="2020-07-18T10:15:00Z">
        <w:r w:rsidR="00036DB1" w:rsidDel="00036DB1">
          <w:rPr>
            <w:rFonts w:asciiTheme="majorEastAsia" w:hAnsiTheme="majorEastAsia" w:cstheme="majorEastAsia"/>
            <w:b/>
            <w:color w:val="000000"/>
          </w:rPr>
          <w:delText>c</w:delText>
        </w:r>
      </w:del>
      <w:r w:rsidR="00036DB1">
        <w:rPr>
          <w:rFonts w:asciiTheme="majorEastAsia" w:hAnsiTheme="majorEastAsia" w:cstheme="majorEastAsia"/>
          <w:b/>
          <w:color w:val="000000"/>
        </w:rPr>
        <w:t xml:space="preserve">onfigurando o ambiente </w:t>
      </w:r>
      <w:proofErr w:type="spellStart"/>
      <w:r w:rsidR="00036DB1">
        <w:rPr>
          <w:rFonts w:asciiTheme="majorEastAsia" w:hAnsiTheme="majorEastAsia" w:cstheme="majorEastAsia"/>
          <w:b/>
          <w:color w:val="000000"/>
        </w:rPr>
        <w:t>dlib</w:t>
      </w:r>
      <w:proofErr w:type="spellEnd"/>
      <w:r w:rsidR="00036DB1">
        <w:rPr>
          <w:rFonts w:asciiTheme="majorEastAsia" w:hAnsiTheme="majorEastAsia" w:cstheme="majorEastAsia"/>
          <w:b/>
          <w:color w:val="000000"/>
        </w:rPr>
        <w:t xml:space="preserve"> + </w:t>
      </w:r>
      <w:proofErr w:type="spellStart"/>
      <w:r w:rsidR="00036DB1">
        <w:rPr>
          <w:rFonts w:asciiTheme="majorEastAsia" w:hAnsiTheme="majorEastAsia" w:cstheme="majorEastAsia"/>
          <w:b/>
          <w:color w:val="000000"/>
        </w:rPr>
        <w:t>python</w:t>
      </w:r>
      <w:proofErr w:type="spellEnd"/>
      <w:r w:rsidR="00036DB1">
        <w:rPr>
          <w:rFonts w:asciiTheme="majorEastAsia" w:hAnsiTheme="majorEastAsia" w:cstheme="majorEastAsia"/>
          <w:b/>
          <w:color w:val="000000"/>
        </w:rPr>
        <w:t>: guia para iniciantes</w:t>
      </w:r>
      <w:r w:rsidRPr="00710E4F">
        <w:rPr>
          <w:rFonts w:asciiTheme="majorEastAsia" w:hAnsiTheme="majorEastAsia" w:cstheme="majorEastAsia"/>
          <w:b/>
          <w:rPrChange w:id="1325" w:author="mario marques" w:date="2020-07-17T16:37:00Z">
            <w:rPr>
              <w:rFonts w:asciiTheme="majorEastAsia" w:hAnsiTheme="majorEastAsia" w:cstheme="majorEastAsia"/>
              <w:b/>
              <w:lang w:val="en-US"/>
            </w:rPr>
          </w:rPrChange>
        </w:rPr>
        <w:t xml:space="preserve">. </w:t>
      </w:r>
      <w:r w:rsidRPr="00DC467D">
        <w:rPr>
          <w:rFonts w:ascii="Times New Roman" w:hAnsi="Times New Roman"/>
          <w:color w:val="000000"/>
          <w:shd w:val="clear" w:color="auto" w:fill="FFFFFF"/>
        </w:rPr>
        <w:t>[</w:t>
      </w:r>
      <w:r w:rsidRPr="00DC467D">
        <w:rPr>
          <w:rFonts w:ascii="Times New Roman" w:hAnsi="Times New Roman"/>
          <w:i/>
          <w:iCs/>
          <w:color w:val="000000"/>
          <w:shd w:val="clear" w:color="auto" w:fill="FFFFFF"/>
        </w:rPr>
        <w:t>S. l.</w:t>
      </w:r>
      <w:r w:rsidRPr="00DC467D">
        <w:rPr>
          <w:rFonts w:ascii="Times New Roman" w:hAnsi="Times New Roman"/>
          <w:color w:val="000000"/>
          <w:shd w:val="clear" w:color="auto" w:fill="FFFFFF"/>
        </w:rPr>
        <w:t>],</w:t>
      </w:r>
      <w:r>
        <w:rPr>
          <w:rFonts w:ascii="Times New Roman" w:hAnsi="Times New Roman"/>
          <w:color w:val="000000"/>
          <w:shd w:val="clear" w:color="auto" w:fill="FFFFFF"/>
        </w:rPr>
        <w:t xml:space="preserve"> 13 jul. 2018.</w:t>
      </w:r>
      <w:r w:rsidR="00587893">
        <w:rPr>
          <w:rFonts w:ascii="Times New Roman" w:hAnsi="Times New Roman"/>
          <w:color w:val="000000"/>
          <w:shd w:val="clear" w:color="auto" w:fill="FFFFFF"/>
        </w:rPr>
        <w:t xml:space="preserve"> </w:t>
      </w:r>
      <w:r w:rsidR="00587893" w:rsidRPr="00DC467D">
        <w:rPr>
          <w:rFonts w:ascii="Times New Roman" w:hAnsi="Times New Roman"/>
          <w:color w:val="000000"/>
          <w:shd w:val="clear" w:color="auto" w:fill="FFFFFF"/>
        </w:rPr>
        <w:t>Disponível em:</w:t>
      </w:r>
    </w:p>
    <w:p w14:paraId="5790F7D3" w14:textId="613AD526" w:rsidR="00587893" w:rsidRDefault="00587893" w:rsidP="00587893">
      <w:pPr>
        <w:rPr>
          <w:rFonts w:asciiTheme="majorEastAsia" w:hAnsiTheme="majorEastAsia" w:cstheme="majorEastAsia"/>
          <w:color w:val="000000"/>
        </w:rPr>
      </w:pPr>
      <w:r>
        <w:rPr>
          <w:rFonts w:asciiTheme="majorEastAsia" w:hAnsiTheme="majorEastAsia" w:cstheme="majorEastAsia"/>
          <w:color w:val="000000"/>
        </w:rPr>
        <w:t>https://medium.com/@suzana.svm/configurando-o-ambiente-dlib-python-guia-para-iniciantes-81cdcffc937e</w:t>
      </w:r>
      <w:r>
        <w:rPr>
          <w:rFonts w:asciiTheme="majorEastAsia" w:hAnsiTheme="majorEastAsia" w:cstheme="majorEastAsia"/>
          <w:b/>
          <w:color w:val="000000"/>
        </w:rPr>
        <w:t xml:space="preserve">. </w:t>
      </w:r>
      <w:r>
        <w:rPr>
          <w:rFonts w:asciiTheme="majorEastAsia" w:hAnsiTheme="majorEastAsia" w:cstheme="majorEastAsia"/>
          <w:color w:val="000000"/>
        </w:rPr>
        <w:t>Acesso em: 06 de jun. 2020.</w:t>
      </w:r>
    </w:p>
    <w:p w14:paraId="2B060C1A" w14:textId="77777777" w:rsidR="00587893" w:rsidRPr="00587893" w:rsidDel="00B55982" w:rsidRDefault="00587893" w:rsidP="00587893">
      <w:pPr>
        <w:rPr>
          <w:del w:id="1326" w:author="Cláudio Nóbrega" w:date="2020-07-18T10:57:00Z"/>
          <w:rFonts w:asciiTheme="majorEastAsia" w:hAnsiTheme="majorEastAsia" w:cstheme="majorEastAsia"/>
          <w:color w:val="000000"/>
          <w:sz w:val="16"/>
          <w:szCs w:val="16"/>
        </w:rPr>
      </w:pPr>
    </w:p>
    <w:p w14:paraId="6F80495E" w14:textId="247CEAFA" w:rsidR="00587893" w:rsidDel="00036DB1" w:rsidRDefault="00B6768C" w:rsidP="00587893">
      <w:pPr>
        <w:rPr>
          <w:moveFrom w:id="1327" w:author="Cláudio Nóbrega" w:date="2020-07-18T10:17:00Z"/>
          <w:rFonts w:asciiTheme="majorEastAsia" w:hAnsiTheme="majorEastAsia" w:cstheme="majorEastAsia"/>
          <w:color w:val="000000"/>
        </w:rPr>
      </w:pPr>
      <w:moveFromRangeStart w:id="1328" w:author="Cláudio Nóbrega" w:date="2020-07-18T10:17:00Z" w:name="move45959859"/>
      <w:moveFrom w:id="1329" w:author="Cláudio Nóbrega" w:date="2020-07-18T10:17:00Z">
        <w:r w:rsidDel="00036DB1">
          <w:rPr>
            <w:rFonts w:asciiTheme="majorEastAsia" w:hAnsiTheme="majorEastAsia" w:cstheme="majorEastAsia"/>
            <w:color w:val="000000"/>
          </w:rPr>
          <w:t xml:space="preserve">ANACONDA </w:t>
        </w:r>
        <w:r w:rsidR="00587893" w:rsidDel="00036DB1">
          <w:rPr>
            <w:rFonts w:asciiTheme="majorEastAsia" w:hAnsiTheme="majorEastAsia" w:cstheme="majorEastAsia"/>
            <w:color w:val="000000"/>
          </w:rPr>
          <w:t>- Anaconda Inc.</w:t>
        </w:r>
        <w:r w:rsidR="0068474C" w:rsidDel="00036DB1">
          <w:rPr>
            <w:rFonts w:asciiTheme="majorEastAsia" w:hAnsiTheme="majorEastAsia" w:cstheme="majorEastAsia"/>
            <w:color w:val="000000"/>
          </w:rPr>
          <w:t xml:space="preserve"> </w:t>
        </w:r>
        <w:r w:rsidR="0068474C" w:rsidRPr="00B6768C" w:rsidDel="00036DB1">
          <w:rPr>
            <w:rFonts w:ascii="Times New Roman" w:hAnsi="Times New Roman"/>
            <w:i/>
            <w:iCs/>
            <w:color w:val="000000"/>
            <w:shd w:val="clear" w:color="auto" w:fill="FFFFFF"/>
          </w:rPr>
          <w:t>In</w:t>
        </w:r>
        <w:r w:rsidR="0068474C" w:rsidRPr="00710E4F" w:rsidDel="00036DB1">
          <w:rPr>
            <w:rFonts w:asciiTheme="majorEastAsia" w:hAnsiTheme="majorEastAsia" w:cstheme="majorEastAsia"/>
            <w:rPrChange w:id="1330" w:author="mario marques" w:date="2020-07-17T16:37:00Z">
              <w:rPr>
                <w:rFonts w:asciiTheme="majorEastAsia" w:hAnsiTheme="majorEastAsia" w:cstheme="majorEastAsia"/>
                <w:lang w:val="en-US"/>
              </w:rPr>
            </w:rPrChange>
          </w:rPr>
          <w:t>:</w:t>
        </w:r>
        <w:r w:rsidR="00587893" w:rsidDel="00036DB1">
          <w:rPr>
            <w:rFonts w:asciiTheme="majorEastAsia" w:hAnsiTheme="majorEastAsia" w:cstheme="majorEastAsia"/>
            <w:b/>
            <w:color w:val="000000"/>
          </w:rPr>
          <w:t xml:space="preserve"> Anaconda Individual Edition. </w:t>
        </w:r>
        <w:r w:rsidR="00587893" w:rsidRPr="00DC467D" w:rsidDel="00036DB1">
          <w:rPr>
            <w:rFonts w:ascii="Times New Roman" w:hAnsi="Times New Roman"/>
            <w:color w:val="000000"/>
            <w:shd w:val="clear" w:color="auto" w:fill="FFFFFF"/>
          </w:rPr>
          <w:t>Disponível em:</w:t>
        </w:r>
      </w:moveFrom>
    </w:p>
    <w:p w14:paraId="278B94AF" w14:textId="7CF4E734" w:rsidR="00587893" w:rsidRPr="00710E4F" w:rsidDel="00B55982" w:rsidRDefault="00587893" w:rsidP="00587893">
      <w:pPr>
        <w:rPr>
          <w:del w:id="1331" w:author="Cláudio Nóbrega" w:date="2020-07-18T10:57:00Z"/>
          <w:moveFrom w:id="1332" w:author="Cláudio Nóbrega" w:date="2020-07-18T10:17:00Z"/>
          <w:rFonts w:asciiTheme="majorEastAsia" w:hAnsiTheme="majorEastAsia" w:cstheme="majorEastAsia"/>
          <w:color w:val="000000"/>
          <w:lang w:val="en-US"/>
          <w:rPrChange w:id="1333" w:author="mario marques" w:date="2020-07-17T16:37:00Z">
            <w:rPr>
              <w:del w:id="1334" w:author="Cláudio Nóbrega" w:date="2020-07-18T10:57:00Z"/>
              <w:moveFrom w:id="1335" w:author="Cláudio Nóbrega" w:date="2020-07-18T10:17:00Z"/>
              <w:rFonts w:asciiTheme="majorEastAsia" w:hAnsiTheme="majorEastAsia" w:cstheme="majorEastAsia"/>
              <w:color w:val="000000"/>
            </w:rPr>
          </w:rPrChange>
        </w:rPr>
      </w:pPr>
      <w:moveFrom w:id="1336" w:author="Cláudio Nóbrega" w:date="2020-07-18T10:17:00Z">
        <w:r w:rsidDel="00036DB1">
          <w:rPr>
            <w:rFonts w:asciiTheme="majorEastAsia" w:hAnsiTheme="majorEastAsia" w:cstheme="majorEastAsia"/>
            <w:color w:val="000000"/>
          </w:rPr>
          <w:t xml:space="preserve">https://www.anaconda.com/products/individual. </w:t>
        </w:r>
        <w:r w:rsidRPr="00710E4F" w:rsidDel="00036DB1">
          <w:rPr>
            <w:rFonts w:asciiTheme="majorEastAsia" w:hAnsiTheme="majorEastAsia" w:cstheme="majorEastAsia"/>
            <w:color w:val="000000"/>
            <w:lang w:val="en-US"/>
            <w:rPrChange w:id="1337" w:author="mario marques" w:date="2020-07-17T16:37:00Z">
              <w:rPr>
                <w:rFonts w:asciiTheme="majorEastAsia" w:hAnsiTheme="majorEastAsia" w:cstheme="majorEastAsia"/>
                <w:color w:val="000000"/>
              </w:rPr>
            </w:rPrChange>
          </w:rPr>
          <w:t>Acesso em: 20 de jun. 2020.</w:t>
        </w:r>
      </w:moveFrom>
    </w:p>
    <w:moveFromRangeEnd w:id="1328"/>
    <w:p w14:paraId="1E08DDDE" w14:textId="77777777" w:rsidR="00587893" w:rsidRPr="00710E4F" w:rsidDel="00B55982" w:rsidRDefault="00587893" w:rsidP="00587893">
      <w:pPr>
        <w:rPr>
          <w:del w:id="1338" w:author="Cláudio Nóbrega" w:date="2020-07-18T10:57:00Z"/>
          <w:rFonts w:asciiTheme="majorEastAsia" w:hAnsiTheme="majorEastAsia" w:cstheme="majorEastAsia"/>
          <w:color w:val="000000"/>
          <w:sz w:val="16"/>
          <w:szCs w:val="16"/>
          <w:lang w:val="en-US"/>
          <w:rPrChange w:id="1339" w:author="mario marques" w:date="2020-07-17T16:37:00Z">
            <w:rPr>
              <w:del w:id="1340" w:author="Cláudio Nóbrega" w:date="2020-07-18T10:57:00Z"/>
              <w:rFonts w:asciiTheme="majorEastAsia" w:hAnsiTheme="majorEastAsia" w:cstheme="majorEastAsia"/>
              <w:color w:val="000000"/>
              <w:sz w:val="16"/>
              <w:szCs w:val="16"/>
            </w:rPr>
          </w:rPrChange>
        </w:rPr>
      </w:pPr>
    </w:p>
    <w:p w14:paraId="30D3C907" w14:textId="3C06F48E" w:rsidR="00587893" w:rsidDel="001C3174" w:rsidRDefault="0068474C" w:rsidP="00587893">
      <w:pPr>
        <w:rPr>
          <w:del w:id="1341" w:author="Cláudio Nóbrega" w:date="2020-07-18T10:23:00Z"/>
          <w:rFonts w:asciiTheme="majorEastAsia" w:hAnsiTheme="majorEastAsia" w:cstheme="majorEastAsia"/>
          <w:b/>
          <w:color w:val="000000"/>
        </w:rPr>
      </w:pPr>
      <w:del w:id="1342" w:author="Cláudio Nóbrega" w:date="2020-07-18T10:23:00Z">
        <w:r w:rsidRPr="00710E4F" w:rsidDel="001C3174">
          <w:rPr>
            <w:rFonts w:asciiTheme="majorEastAsia" w:hAnsiTheme="majorEastAsia" w:cstheme="majorEastAsia"/>
            <w:color w:val="000000"/>
            <w:lang w:val="en-US"/>
            <w:rPrChange w:id="1343" w:author="mario marques" w:date="2020-07-17T16:37:00Z">
              <w:rPr>
                <w:rFonts w:asciiTheme="majorEastAsia" w:hAnsiTheme="majorEastAsia" w:cstheme="majorEastAsia"/>
                <w:color w:val="000000"/>
              </w:rPr>
            </w:rPrChange>
          </w:rPr>
          <w:delText>PYPI</w:delText>
        </w:r>
        <w:r w:rsidR="00587893" w:rsidRPr="00710E4F" w:rsidDel="001C3174">
          <w:rPr>
            <w:rFonts w:asciiTheme="majorEastAsia" w:hAnsiTheme="majorEastAsia" w:cstheme="majorEastAsia"/>
            <w:color w:val="000000"/>
            <w:lang w:val="en-US"/>
            <w:rPrChange w:id="1344" w:author="mario marques" w:date="2020-07-17T16:37:00Z">
              <w:rPr>
                <w:rFonts w:asciiTheme="majorEastAsia" w:hAnsiTheme="majorEastAsia" w:cstheme="majorEastAsia"/>
                <w:color w:val="000000"/>
              </w:rPr>
            </w:rPrChange>
          </w:rPr>
          <w:delText xml:space="preserve"> - Python Software Foundation. </w:delText>
        </w:r>
        <w:r w:rsidRPr="00710E4F" w:rsidDel="001C3174">
          <w:rPr>
            <w:rFonts w:ascii="Times New Roman" w:hAnsi="Times New Roman"/>
            <w:i/>
            <w:iCs/>
            <w:color w:val="000000"/>
            <w:shd w:val="clear" w:color="auto" w:fill="FFFFFF"/>
            <w:lang w:val="en-US"/>
            <w:rPrChange w:id="1345" w:author="mario marques" w:date="2020-07-17T16:37:00Z">
              <w:rPr>
                <w:rFonts w:ascii="Times New Roman" w:hAnsi="Times New Roman"/>
                <w:i/>
                <w:iCs/>
                <w:color w:val="000000"/>
                <w:shd w:val="clear" w:color="auto" w:fill="FFFFFF"/>
              </w:rPr>
            </w:rPrChange>
          </w:rPr>
          <w:delText>In</w:delText>
        </w:r>
        <w:r w:rsidRPr="00B6768C" w:rsidDel="001C3174">
          <w:rPr>
            <w:rFonts w:asciiTheme="majorEastAsia" w:hAnsiTheme="majorEastAsia" w:cstheme="majorEastAsia"/>
            <w:lang w:val="en-US"/>
          </w:rPr>
          <w:delText>:</w:delText>
        </w:r>
        <w:r w:rsidRPr="00710E4F" w:rsidDel="001C3174">
          <w:rPr>
            <w:rFonts w:asciiTheme="majorEastAsia" w:hAnsiTheme="majorEastAsia" w:cstheme="majorEastAsia"/>
            <w:b/>
            <w:color w:val="000000"/>
            <w:lang w:val="en-US"/>
            <w:rPrChange w:id="1346" w:author="mario marques" w:date="2020-07-17T16:37:00Z">
              <w:rPr>
                <w:rFonts w:asciiTheme="majorEastAsia" w:hAnsiTheme="majorEastAsia" w:cstheme="majorEastAsia"/>
                <w:b/>
                <w:color w:val="000000"/>
              </w:rPr>
            </w:rPrChange>
          </w:rPr>
          <w:delText xml:space="preserve"> </w:delText>
        </w:r>
        <w:r w:rsidR="00587893" w:rsidRPr="00710E4F" w:rsidDel="001C3174">
          <w:rPr>
            <w:rFonts w:asciiTheme="majorEastAsia" w:hAnsiTheme="majorEastAsia" w:cstheme="majorEastAsia"/>
            <w:b/>
            <w:color w:val="000000"/>
            <w:lang w:val="en-US"/>
            <w:rPrChange w:id="1347" w:author="mario marques" w:date="2020-07-17T16:37:00Z">
              <w:rPr>
                <w:rFonts w:asciiTheme="majorEastAsia" w:hAnsiTheme="majorEastAsia" w:cstheme="majorEastAsia"/>
                <w:b/>
                <w:color w:val="000000"/>
              </w:rPr>
            </w:rPrChange>
          </w:rPr>
          <w:delText xml:space="preserve">The Python Package Index. </w:delText>
        </w:r>
        <w:r w:rsidR="00587893" w:rsidRPr="00DC467D" w:rsidDel="001C3174">
          <w:rPr>
            <w:rFonts w:ascii="Times New Roman" w:hAnsi="Times New Roman"/>
            <w:color w:val="000000"/>
            <w:shd w:val="clear" w:color="auto" w:fill="FFFFFF"/>
          </w:rPr>
          <w:delText>Disponível em:</w:delText>
        </w:r>
      </w:del>
    </w:p>
    <w:p w14:paraId="47D3E803" w14:textId="57A0D128" w:rsidR="00587893" w:rsidDel="001C3174" w:rsidRDefault="00587893" w:rsidP="00587893">
      <w:pPr>
        <w:spacing w:line="240" w:lineRule="auto"/>
        <w:jc w:val="left"/>
        <w:rPr>
          <w:del w:id="1348" w:author="Cláudio Nóbrega" w:date="2020-07-18T10:23:00Z"/>
          <w:rFonts w:ascii="Times New Roman" w:hAnsi="Times New Roman"/>
        </w:rPr>
      </w:pPr>
      <w:del w:id="1349" w:author="Cláudio Nóbrega" w:date="2020-07-18T10:23:00Z">
        <w:r w:rsidDel="001C3174">
          <w:rPr>
            <w:rFonts w:asciiTheme="majorEastAsia" w:hAnsiTheme="majorEastAsia" w:cstheme="majorEastAsia"/>
            <w:color w:val="000000"/>
          </w:rPr>
          <w:delText>https://pypi.org/. Acesso em: 20 de jun. 2020.</w:delText>
        </w:r>
      </w:del>
    </w:p>
    <w:p w14:paraId="0A1AB979" w14:textId="77777777" w:rsidR="00587893" w:rsidRPr="00DC467D" w:rsidRDefault="00587893" w:rsidP="00A3683C">
      <w:pPr>
        <w:shd w:val="clear" w:color="auto" w:fill="FFFFFF"/>
        <w:spacing w:before="100" w:after="100"/>
        <w:rPr>
          <w:rFonts w:ascii="Times New Roman" w:hAnsi="Times New Roman"/>
          <w:color w:val="000000"/>
          <w:shd w:val="clear" w:color="auto" w:fill="FFFFFF"/>
        </w:rPr>
      </w:pPr>
    </w:p>
    <w:p w14:paraId="29C00599" w14:textId="77777777" w:rsidR="004C5C4F" w:rsidRPr="001318A7" w:rsidRDefault="004C5C4F" w:rsidP="00A3683C">
      <w:pPr>
        <w:textAlignment w:val="baseline"/>
        <w:rPr>
          <w:rFonts w:ascii="Times New Roman" w:hAnsi="Times New Roman"/>
        </w:rPr>
      </w:pPr>
    </w:p>
    <w:p w14:paraId="46A38850" w14:textId="14063D06" w:rsidR="00BF369B" w:rsidRDefault="004C5C4F" w:rsidP="00A3683C">
      <w:pPr>
        <w:jc w:val="center"/>
        <w:rPr>
          <w:rFonts w:ascii="Times New Roman" w:hAnsi="Times New Roman"/>
          <w:b/>
        </w:rPr>
      </w:pPr>
      <w:r w:rsidRPr="00A3683C">
        <w:rPr>
          <w:rFonts w:ascii="Times New Roman" w:hAnsi="Times New Roman"/>
          <w:b/>
        </w:rPr>
        <w:t xml:space="preserve"> </w:t>
      </w:r>
      <w:r w:rsidR="00162E8E" w:rsidRPr="00A3683C">
        <w:rPr>
          <w:rFonts w:ascii="Times New Roman" w:hAnsi="Times New Roman"/>
          <w:b/>
        </w:rPr>
        <w:t>“</w:t>
      </w:r>
      <w:r w:rsidR="00A17663" w:rsidRPr="00A3683C">
        <w:rPr>
          <w:rFonts w:ascii="Times New Roman" w:hAnsi="Times New Roman"/>
          <w:b/>
        </w:rPr>
        <w:t>O conteúdo expresso no trabalho é de inteira responsabilidade do(s) autor(es).</w:t>
      </w:r>
      <w:bookmarkEnd w:id="1009"/>
      <w:r w:rsidR="00162E8E" w:rsidRPr="00A3683C">
        <w:rPr>
          <w:rFonts w:ascii="Times New Roman" w:hAnsi="Times New Roman"/>
          <w:b/>
        </w:rPr>
        <w:t>”</w:t>
      </w:r>
    </w:p>
    <w:p w14:paraId="4E5FDB02" w14:textId="4E61AEAC" w:rsidR="007620A4" w:rsidRDefault="007620A4" w:rsidP="00A3683C">
      <w:pPr>
        <w:jc w:val="center"/>
        <w:rPr>
          <w:rFonts w:ascii="Times New Roman" w:hAnsi="Times New Roman"/>
          <w:b/>
        </w:rPr>
      </w:pPr>
    </w:p>
    <w:p w14:paraId="1476D940" w14:textId="2E791AC8" w:rsidR="007620A4" w:rsidRDefault="007620A4" w:rsidP="00A3683C">
      <w:pPr>
        <w:jc w:val="center"/>
        <w:rPr>
          <w:rFonts w:ascii="Times New Roman" w:hAnsi="Times New Roman"/>
          <w:b/>
        </w:rPr>
      </w:pPr>
    </w:p>
    <w:p w14:paraId="77053CC6" w14:textId="1EF97B22" w:rsidR="007620A4" w:rsidRDefault="007620A4" w:rsidP="00A3683C">
      <w:pPr>
        <w:jc w:val="center"/>
        <w:rPr>
          <w:rFonts w:ascii="Times New Roman" w:hAnsi="Times New Roman"/>
          <w:b/>
        </w:rPr>
      </w:pPr>
    </w:p>
    <w:p w14:paraId="63F57CEC" w14:textId="5BC66511" w:rsidR="007620A4" w:rsidRDefault="007620A4" w:rsidP="00A3683C">
      <w:pPr>
        <w:jc w:val="center"/>
        <w:rPr>
          <w:rFonts w:ascii="Times New Roman" w:hAnsi="Times New Roman"/>
          <w:b/>
        </w:rPr>
      </w:pPr>
    </w:p>
    <w:p w14:paraId="65201643" w14:textId="1B03076C" w:rsidR="007620A4" w:rsidRDefault="007620A4" w:rsidP="00A3683C">
      <w:pPr>
        <w:jc w:val="center"/>
        <w:rPr>
          <w:rFonts w:ascii="Times New Roman" w:hAnsi="Times New Roman"/>
          <w:b/>
        </w:rPr>
      </w:pPr>
    </w:p>
    <w:p w14:paraId="5E40701B" w14:textId="6919ACA6" w:rsidR="007620A4" w:rsidRDefault="007620A4" w:rsidP="00A3683C">
      <w:pPr>
        <w:jc w:val="center"/>
        <w:rPr>
          <w:rFonts w:ascii="Times New Roman" w:hAnsi="Times New Roman"/>
          <w:b/>
        </w:rPr>
      </w:pPr>
    </w:p>
    <w:p w14:paraId="19014B47" w14:textId="61B196A4" w:rsidR="007620A4" w:rsidRDefault="007620A4" w:rsidP="00A3683C">
      <w:pPr>
        <w:jc w:val="center"/>
        <w:rPr>
          <w:rFonts w:ascii="Times New Roman" w:hAnsi="Times New Roman"/>
          <w:b/>
        </w:rPr>
      </w:pPr>
    </w:p>
    <w:p w14:paraId="74ED0617" w14:textId="440F8B81" w:rsidR="007620A4" w:rsidRDefault="007620A4" w:rsidP="00A3683C">
      <w:pPr>
        <w:jc w:val="center"/>
        <w:rPr>
          <w:rFonts w:ascii="Times New Roman" w:hAnsi="Times New Roman"/>
          <w:b/>
        </w:rPr>
      </w:pPr>
    </w:p>
    <w:p w14:paraId="2367A41D" w14:textId="5A0FB49D" w:rsidR="007620A4" w:rsidRDefault="007620A4" w:rsidP="00A3683C">
      <w:pPr>
        <w:jc w:val="center"/>
        <w:rPr>
          <w:rFonts w:ascii="Times New Roman" w:hAnsi="Times New Roman"/>
          <w:b/>
        </w:rPr>
      </w:pPr>
    </w:p>
    <w:p w14:paraId="2790E133" w14:textId="7C1C2629" w:rsidR="007620A4" w:rsidRDefault="007620A4" w:rsidP="00A3683C">
      <w:pPr>
        <w:jc w:val="center"/>
        <w:rPr>
          <w:rFonts w:ascii="Times New Roman" w:hAnsi="Times New Roman"/>
          <w:b/>
        </w:rPr>
      </w:pPr>
    </w:p>
    <w:p w14:paraId="5EF0DB6B" w14:textId="591E80B2" w:rsidR="007620A4" w:rsidRDefault="007620A4" w:rsidP="00A3683C">
      <w:pPr>
        <w:jc w:val="center"/>
        <w:rPr>
          <w:rFonts w:ascii="Times New Roman" w:hAnsi="Times New Roman"/>
          <w:b/>
        </w:rPr>
      </w:pPr>
    </w:p>
    <w:p w14:paraId="023C0AEE" w14:textId="547BECE7" w:rsidR="007620A4" w:rsidRDefault="007620A4" w:rsidP="00A3683C">
      <w:pPr>
        <w:jc w:val="center"/>
        <w:rPr>
          <w:rFonts w:ascii="Times New Roman" w:hAnsi="Times New Roman"/>
          <w:b/>
        </w:rPr>
      </w:pPr>
    </w:p>
    <w:p w14:paraId="313C4CB6" w14:textId="7157B715" w:rsidR="007620A4" w:rsidDel="00BA2BFD" w:rsidRDefault="007620A4" w:rsidP="00A3683C">
      <w:pPr>
        <w:jc w:val="center"/>
        <w:rPr>
          <w:del w:id="1350" w:author="Cláudio Nóbrega" w:date="2020-07-18T10:45:00Z"/>
          <w:rFonts w:ascii="Times New Roman" w:hAnsi="Times New Roman"/>
          <w:b/>
        </w:rPr>
      </w:pPr>
    </w:p>
    <w:p w14:paraId="4D17A015" w14:textId="5A33CF36" w:rsidR="007620A4" w:rsidDel="00BA2BFD" w:rsidRDefault="007620A4" w:rsidP="00BA2BFD">
      <w:pPr>
        <w:rPr>
          <w:del w:id="1351" w:author="Cláudio Nóbrega" w:date="2020-07-18T10:45:00Z"/>
          <w:rFonts w:ascii="Times New Roman" w:hAnsi="Times New Roman"/>
          <w:b/>
        </w:rPr>
        <w:pPrChange w:id="1352" w:author="Cláudio Nóbrega" w:date="2020-07-18T10:45:00Z">
          <w:pPr>
            <w:jc w:val="center"/>
          </w:pPr>
        </w:pPrChange>
      </w:pPr>
    </w:p>
    <w:p w14:paraId="284CD214" w14:textId="10A13D8F" w:rsidR="007620A4" w:rsidDel="00BA2BFD" w:rsidRDefault="007620A4" w:rsidP="00BA2BFD">
      <w:pPr>
        <w:rPr>
          <w:del w:id="1353" w:author="Cláudio Nóbrega" w:date="2020-07-18T10:45:00Z"/>
          <w:rFonts w:ascii="Times New Roman" w:hAnsi="Times New Roman"/>
          <w:b/>
        </w:rPr>
        <w:pPrChange w:id="1354" w:author="Cláudio Nóbrega" w:date="2020-07-18T10:45:00Z">
          <w:pPr>
            <w:jc w:val="center"/>
          </w:pPr>
        </w:pPrChange>
      </w:pPr>
    </w:p>
    <w:p w14:paraId="5078361B" w14:textId="14C362DB" w:rsidR="007620A4" w:rsidDel="00BA2BFD" w:rsidRDefault="007620A4" w:rsidP="00BA2BFD">
      <w:pPr>
        <w:rPr>
          <w:del w:id="1355" w:author="Cláudio Nóbrega" w:date="2020-07-18T10:45:00Z"/>
          <w:rFonts w:ascii="Times New Roman" w:hAnsi="Times New Roman"/>
          <w:b/>
        </w:rPr>
        <w:pPrChange w:id="1356" w:author="Cláudio Nóbrega" w:date="2020-07-18T10:45:00Z">
          <w:pPr>
            <w:jc w:val="center"/>
          </w:pPr>
        </w:pPrChange>
      </w:pPr>
    </w:p>
    <w:p w14:paraId="2A0E8E69" w14:textId="26B41F1C" w:rsidR="007620A4" w:rsidDel="00BA2BFD" w:rsidRDefault="007620A4" w:rsidP="00BA2BFD">
      <w:pPr>
        <w:rPr>
          <w:del w:id="1357" w:author="Cláudio Nóbrega" w:date="2020-07-18T10:45:00Z"/>
          <w:rFonts w:ascii="Times New Roman" w:hAnsi="Times New Roman"/>
          <w:b/>
        </w:rPr>
        <w:pPrChange w:id="1358" w:author="Cláudio Nóbrega" w:date="2020-07-18T10:45:00Z">
          <w:pPr>
            <w:jc w:val="center"/>
          </w:pPr>
        </w:pPrChange>
      </w:pPr>
    </w:p>
    <w:p w14:paraId="66165553" w14:textId="671A4DCF" w:rsidR="007620A4" w:rsidDel="00BA2BFD" w:rsidRDefault="007620A4" w:rsidP="00BA2BFD">
      <w:pPr>
        <w:rPr>
          <w:del w:id="1359" w:author="Cláudio Nóbrega" w:date="2020-07-18T10:45:00Z"/>
          <w:rFonts w:ascii="Times New Roman" w:hAnsi="Times New Roman"/>
          <w:b/>
        </w:rPr>
        <w:pPrChange w:id="1360" w:author="Cláudio Nóbrega" w:date="2020-07-18T10:45:00Z">
          <w:pPr>
            <w:jc w:val="center"/>
          </w:pPr>
        </w:pPrChange>
      </w:pPr>
    </w:p>
    <w:p w14:paraId="4650C39D" w14:textId="7727F9D4" w:rsidR="007620A4" w:rsidDel="00BA2BFD" w:rsidRDefault="007620A4" w:rsidP="00BA2BFD">
      <w:pPr>
        <w:rPr>
          <w:del w:id="1361" w:author="Cláudio Nóbrega" w:date="2020-07-18T10:45:00Z"/>
          <w:rFonts w:ascii="Times New Roman" w:hAnsi="Times New Roman"/>
          <w:b/>
        </w:rPr>
        <w:pPrChange w:id="1362" w:author="Cláudio Nóbrega" w:date="2020-07-18T10:45:00Z">
          <w:pPr>
            <w:jc w:val="center"/>
          </w:pPr>
        </w:pPrChange>
      </w:pPr>
    </w:p>
    <w:p w14:paraId="30C8EC42" w14:textId="53A82EFA" w:rsidR="007620A4" w:rsidDel="00BA2BFD" w:rsidRDefault="007620A4" w:rsidP="00BA2BFD">
      <w:pPr>
        <w:rPr>
          <w:del w:id="1363" w:author="Cláudio Nóbrega" w:date="2020-07-18T10:45:00Z"/>
          <w:rFonts w:ascii="Times New Roman" w:hAnsi="Times New Roman"/>
          <w:b/>
        </w:rPr>
        <w:pPrChange w:id="1364" w:author="Cláudio Nóbrega" w:date="2020-07-18T10:45:00Z">
          <w:pPr>
            <w:jc w:val="center"/>
          </w:pPr>
        </w:pPrChange>
      </w:pPr>
    </w:p>
    <w:p w14:paraId="074C9D33" w14:textId="21376FEB" w:rsidR="007620A4" w:rsidRDefault="007620A4" w:rsidP="00BA2BFD">
      <w:pPr>
        <w:rPr>
          <w:rFonts w:ascii="Times New Roman" w:hAnsi="Times New Roman"/>
          <w:b/>
        </w:rPr>
        <w:pPrChange w:id="1365" w:author="Cláudio Nóbrega" w:date="2020-07-18T10:45:00Z">
          <w:pPr>
            <w:jc w:val="center"/>
          </w:pPr>
        </w:pPrChange>
      </w:pPr>
    </w:p>
    <w:p w14:paraId="6A68C3E6" w14:textId="3930A933" w:rsidR="007620A4" w:rsidRDefault="007620A4" w:rsidP="007620A4">
      <w:pPr>
        <w:pStyle w:val="Ttulo1"/>
        <w:numPr>
          <w:ilvl w:val="0"/>
          <w:numId w:val="0"/>
        </w:numPr>
        <w:rPr>
          <w:ins w:id="1366" w:author="Cláudio Nóbrega" w:date="2020-07-18T10:47:00Z"/>
          <w:rFonts w:ascii="Times New Roman" w:hAnsi="Times New Roman" w:cs="Times New Roman"/>
        </w:rPr>
      </w:pPr>
      <w:del w:id="1367" w:author="Cláudio Nóbrega" w:date="2020-07-18T10:46:00Z">
        <w:r w:rsidDel="00BA2BFD">
          <w:rPr>
            <w:rFonts w:ascii="Times New Roman" w:hAnsi="Times New Roman" w:cs="Times New Roman"/>
          </w:rPr>
          <w:lastRenderedPageBreak/>
          <w:delText>ANEXOS</w:delText>
        </w:r>
      </w:del>
      <w:ins w:id="1368" w:author="mario marques" w:date="2020-07-17T17:48:00Z">
        <w:del w:id="1369" w:author="Cláudio Nóbrega" w:date="2020-07-18T10:46:00Z">
          <w:r w:rsidR="00A324D7" w:rsidDel="00BA2BFD">
            <w:rPr>
              <w:rFonts w:ascii="Times New Roman" w:hAnsi="Times New Roman" w:cs="Times New Roman"/>
            </w:rPr>
            <w:delText xml:space="preserve"> </w:delText>
          </w:r>
        </w:del>
        <w:del w:id="1370" w:author="Cláudio Nóbrega" w:date="2020-07-18T10:45:00Z">
          <w:r w:rsidR="00A324D7" w:rsidDel="00BA2BFD">
            <w:rPr>
              <w:rFonts w:ascii="Times New Roman" w:hAnsi="Times New Roman" w:cs="Times New Roman"/>
            </w:rPr>
            <w:delText>Poderia descrever os anexos e tambem colocar nome, numero e descricao em cada figura</w:delText>
          </w:r>
        </w:del>
      </w:ins>
      <w:bookmarkStart w:id="1371" w:name="_Toc45963028"/>
      <w:ins w:id="1372" w:author="Cláudio Nóbrega" w:date="2020-07-18T11:01:00Z">
        <w:r w:rsidR="005D458E">
          <w:rPr>
            <w:rFonts w:ascii="Times New Roman" w:hAnsi="Times New Roman" w:cs="Times New Roman"/>
          </w:rPr>
          <w:t>CÓDIGOS</w:t>
        </w:r>
      </w:ins>
      <w:bookmarkEnd w:id="1371"/>
    </w:p>
    <w:p w14:paraId="557C55FE" w14:textId="2CF5B489" w:rsidR="00B55982" w:rsidRPr="00B55982" w:rsidRDefault="00BA2BFD" w:rsidP="00B55982">
      <w:pPr>
        <w:ind w:firstLine="567"/>
        <w:rPr>
          <w:ins w:id="1373" w:author="Cláudio Nóbrega" w:date="2020-07-18T10:48:00Z"/>
          <w:rFonts w:ascii="Times New Roman" w:hAnsi="Times New Roman"/>
          <w:rPrChange w:id="1374" w:author="Cláudio Nóbrega" w:date="2020-07-18T10:51:00Z">
            <w:rPr>
              <w:ins w:id="1375" w:author="Cláudio Nóbrega" w:date="2020-07-18T10:48:00Z"/>
            </w:rPr>
          </w:rPrChange>
        </w:rPr>
        <w:pPrChange w:id="1376" w:author="Cláudio Nóbrega" w:date="2020-07-18T10:51:00Z">
          <w:pPr>
            <w:ind w:firstLine="567"/>
          </w:pPr>
        </w:pPrChange>
      </w:pPr>
      <w:ins w:id="1377" w:author="Cláudio Nóbrega" w:date="2020-07-18T10:47:00Z">
        <w:r>
          <w:rPr>
            <w:rFonts w:ascii="Times New Roman" w:hAnsi="Times New Roman"/>
          </w:rPr>
          <w:t xml:space="preserve">A seguir temos os códigos desenvolvidos durante o semestre, os códigos estão devidamente comentados informando o que cada parte </w:t>
        </w:r>
      </w:ins>
      <w:ins w:id="1378" w:author="Cláudio Nóbrega" w:date="2020-07-18T10:48:00Z">
        <w:r>
          <w:rPr>
            <w:rFonts w:ascii="Times New Roman" w:hAnsi="Times New Roman"/>
          </w:rPr>
          <w:t>faz</w:t>
        </w:r>
      </w:ins>
      <w:ins w:id="1379" w:author="Cláudio Nóbrega" w:date="2020-07-18T10:55:00Z">
        <w:r w:rsidR="00B55982">
          <w:rPr>
            <w:rFonts w:ascii="Times New Roman" w:hAnsi="Times New Roman"/>
          </w:rPr>
          <w:t>. Obs.: O “#” indica a parte comentada</w:t>
        </w:r>
      </w:ins>
      <w:ins w:id="1380" w:author="Cláudio Nóbrega" w:date="2020-07-18T10:48:00Z">
        <w:r>
          <w:rPr>
            <w:rFonts w:ascii="Times New Roman" w:hAnsi="Times New Roman"/>
          </w:rPr>
          <w:t>.</w:t>
        </w:r>
      </w:ins>
    </w:p>
    <w:p w14:paraId="0C910739" w14:textId="691BC947" w:rsidR="00B55982" w:rsidRPr="00BA2BFD" w:rsidRDefault="00BA2BFD" w:rsidP="00B55982">
      <w:pPr>
        <w:ind w:firstLine="567"/>
        <w:rPr>
          <w:ins w:id="1381" w:author="Cláudio Nóbrega" w:date="2020-07-18T10:46:00Z"/>
          <w:rFonts w:ascii="Times New Roman" w:hAnsi="Times New Roman"/>
          <w:rPrChange w:id="1382" w:author="Cláudio Nóbrega" w:date="2020-07-18T10:47:00Z">
            <w:rPr>
              <w:ins w:id="1383" w:author="Cláudio Nóbrega" w:date="2020-07-18T10:46:00Z"/>
              <w:rFonts w:ascii="Times New Roman" w:hAnsi="Times New Roman" w:cs="Times New Roman"/>
            </w:rPr>
          </w:rPrChange>
        </w:rPr>
        <w:pPrChange w:id="1384" w:author="Cláudio Nóbrega" w:date="2020-07-18T10:56:00Z">
          <w:pPr>
            <w:pStyle w:val="Ttulo1"/>
            <w:numPr>
              <w:numId w:val="0"/>
            </w:numPr>
            <w:tabs>
              <w:tab w:val="clear" w:pos="432"/>
            </w:tabs>
            <w:ind w:left="0" w:firstLine="0"/>
          </w:pPr>
        </w:pPrChange>
      </w:pPr>
      <w:ins w:id="1385" w:author="Cláudio Nóbrega" w:date="2020-07-18T10:48:00Z">
        <w:r>
          <w:rPr>
            <w:rFonts w:ascii="Times New Roman" w:hAnsi="Times New Roman"/>
          </w:rPr>
          <w:t xml:space="preserve">Primeiro temos o Landmarks.py </w:t>
        </w:r>
        <w:r w:rsidR="00B55982">
          <w:rPr>
            <w:rFonts w:ascii="Times New Roman" w:hAnsi="Times New Roman"/>
          </w:rPr>
          <w:t>responsável pelo reconhecimento de faces.</w:t>
        </w:r>
      </w:ins>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079"/>
        <w:tblGridChange w:id="1386">
          <w:tblGrid>
            <w:gridCol w:w="993"/>
            <w:gridCol w:w="8079"/>
          </w:tblGrid>
        </w:tblGridChange>
      </w:tblGrid>
      <w:tr w:rsidR="00B55982" w:rsidRPr="00B55982" w14:paraId="3FC6F07B" w14:textId="77777777" w:rsidTr="00B55982">
        <w:trPr>
          <w:gridAfter w:val="1"/>
          <w:ins w:id="1387" w:author="Cláudio Nóbrega" w:date="2020-07-18T10:52:00Z"/>
        </w:trPr>
        <w:tc>
          <w:tcPr>
            <w:tcW w:w="0" w:type="auto"/>
            <w:shd w:val="clear" w:color="auto" w:fill="FFFFFF"/>
            <w:tcMar>
              <w:top w:w="0" w:type="dxa"/>
              <w:left w:w="150" w:type="dxa"/>
              <w:bottom w:w="0" w:type="dxa"/>
              <w:right w:w="150" w:type="dxa"/>
            </w:tcMar>
            <w:hideMark/>
          </w:tcPr>
          <w:p w14:paraId="17735D17" w14:textId="77777777" w:rsidR="00B55982" w:rsidRPr="00B55982" w:rsidRDefault="00B55982" w:rsidP="00B55982">
            <w:pPr>
              <w:spacing w:line="300" w:lineRule="atLeast"/>
              <w:jc w:val="left"/>
              <w:rPr>
                <w:ins w:id="1388" w:author="Cláudio Nóbrega" w:date="2020-07-18T10:52:00Z"/>
                <w:rFonts w:ascii="Consolas" w:hAnsi="Consolas" w:cs="Segoe UI"/>
                <w:color w:val="24292E"/>
                <w:sz w:val="18"/>
                <w:szCs w:val="18"/>
              </w:rPr>
            </w:pPr>
            <w:ins w:id="1389" w:author="Cláudio Nóbrega" w:date="2020-07-18T10:52:00Z">
              <w:r w:rsidRPr="00B55982">
                <w:rPr>
                  <w:rFonts w:ascii="Consolas" w:hAnsi="Consolas" w:cs="Segoe UI"/>
                  <w:color w:val="6A737D"/>
                  <w:sz w:val="18"/>
                  <w:szCs w:val="18"/>
                </w:rPr>
                <w:t xml:space="preserve">#Code </w:t>
              </w:r>
              <w:proofErr w:type="spellStart"/>
              <w:r w:rsidRPr="00B55982">
                <w:rPr>
                  <w:rFonts w:ascii="Consolas" w:hAnsi="Consolas" w:cs="Segoe UI"/>
                  <w:color w:val="6A737D"/>
                  <w:sz w:val="18"/>
                  <w:szCs w:val="18"/>
                </w:rPr>
                <w:t>adapted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from</w:t>
              </w:r>
              <w:proofErr w:type="spellEnd"/>
              <w:r w:rsidRPr="00B55982">
                <w:rPr>
                  <w:rFonts w:ascii="Consolas" w:hAnsi="Consolas" w:cs="Segoe UI"/>
                  <w:color w:val="6A737D"/>
                  <w:sz w:val="18"/>
                  <w:szCs w:val="18"/>
                </w:rPr>
                <w:t xml:space="preserve"> van Gent, P. (2016).</w:t>
              </w:r>
            </w:ins>
          </w:p>
        </w:tc>
      </w:tr>
      <w:tr w:rsidR="00B55982" w:rsidRPr="00B55982" w14:paraId="1DC43239" w14:textId="77777777" w:rsidTr="00B55982">
        <w:trPr>
          <w:ins w:id="1390" w:author="Cláudio Nóbrega" w:date="2020-07-18T10:52:00Z"/>
        </w:trPr>
        <w:tc>
          <w:tcPr>
            <w:tcW w:w="750" w:type="dxa"/>
            <w:shd w:val="clear" w:color="auto" w:fill="FFFFFF"/>
            <w:noWrap/>
            <w:tcMar>
              <w:top w:w="0" w:type="dxa"/>
              <w:left w:w="150" w:type="dxa"/>
              <w:bottom w:w="0" w:type="dxa"/>
              <w:right w:w="150" w:type="dxa"/>
            </w:tcMar>
            <w:hideMark/>
          </w:tcPr>
          <w:p w14:paraId="4E047034" w14:textId="77777777" w:rsidR="00B55982" w:rsidRPr="00B55982" w:rsidRDefault="00B55982" w:rsidP="00B55982">
            <w:pPr>
              <w:spacing w:line="300" w:lineRule="atLeast"/>
              <w:jc w:val="left"/>
              <w:rPr>
                <w:ins w:id="1391"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516CB6" w14:textId="77777777" w:rsidR="00B55982" w:rsidRPr="00B55982" w:rsidRDefault="00B55982" w:rsidP="00B55982">
            <w:pPr>
              <w:spacing w:line="300" w:lineRule="atLeast"/>
              <w:jc w:val="left"/>
              <w:rPr>
                <w:ins w:id="1392" w:author="Cláudio Nóbrega" w:date="2020-07-18T10:52:00Z"/>
                <w:rFonts w:ascii="Consolas" w:hAnsi="Consolas" w:cs="Segoe UI"/>
                <w:color w:val="24292E"/>
                <w:sz w:val="18"/>
                <w:szCs w:val="18"/>
              </w:rPr>
            </w:pPr>
            <w:ins w:id="1393" w:author="Cláudio Nóbrega" w:date="2020-07-18T10:52:00Z">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Emotion</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Recognition</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Using</w:t>
              </w:r>
              <w:proofErr w:type="spellEnd"/>
              <w:r w:rsidRPr="00B55982">
                <w:rPr>
                  <w:rFonts w:ascii="Consolas" w:hAnsi="Consolas" w:cs="Segoe UI"/>
                  <w:color w:val="6A737D"/>
                  <w:sz w:val="18"/>
                  <w:szCs w:val="18"/>
                </w:rPr>
                <w:t xml:space="preserve"> Facial </w:t>
              </w:r>
              <w:proofErr w:type="spellStart"/>
              <w:r w:rsidRPr="00B55982">
                <w:rPr>
                  <w:rFonts w:ascii="Consolas" w:hAnsi="Consolas" w:cs="Segoe UI"/>
                  <w:color w:val="6A737D"/>
                  <w:sz w:val="18"/>
                  <w:szCs w:val="18"/>
                </w:rPr>
                <w:t>Landmarks</w:t>
              </w:r>
              <w:proofErr w:type="spellEnd"/>
              <w:r w:rsidRPr="00B55982">
                <w:rPr>
                  <w:rFonts w:ascii="Consolas" w:hAnsi="Consolas" w:cs="Segoe UI"/>
                  <w:color w:val="6A737D"/>
                  <w:sz w:val="18"/>
                  <w:szCs w:val="18"/>
                </w:rPr>
                <w:t xml:space="preserve">, Python, </w:t>
              </w:r>
              <w:proofErr w:type="spellStart"/>
              <w:r w:rsidRPr="00B55982">
                <w:rPr>
                  <w:rFonts w:ascii="Consolas" w:hAnsi="Consolas" w:cs="Segoe UI"/>
                  <w:color w:val="6A737D"/>
                  <w:sz w:val="18"/>
                  <w:szCs w:val="18"/>
                </w:rPr>
                <w:t>DLib</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and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OpenCV</w:t>
              </w:r>
              <w:proofErr w:type="spellEnd"/>
              <w:r w:rsidRPr="00B55982">
                <w:rPr>
                  <w:rFonts w:ascii="Consolas" w:hAnsi="Consolas" w:cs="Segoe UI"/>
                  <w:color w:val="6A737D"/>
                  <w:sz w:val="18"/>
                  <w:szCs w:val="18"/>
                </w:rPr>
                <w:t xml:space="preserve">. A tech blog </w:t>
              </w:r>
              <w:proofErr w:type="spellStart"/>
              <w:r w:rsidRPr="00B55982">
                <w:rPr>
                  <w:rFonts w:ascii="Consolas" w:hAnsi="Consolas" w:cs="Segoe UI"/>
                  <w:color w:val="6A737D"/>
                  <w:sz w:val="18"/>
                  <w:szCs w:val="18"/>
                </w:rPr>
                <w:t>about</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fun</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things</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with</w:t>
              </w:r>
              <w:proofErr w:type="spellEnd"/>
              <w:r w:rsidRPr="00B55982">
                <w:rPr>
                  <w:rFonts w:ascii="Consolas" w:hAnsi="Consolas" w:cs="Segoe UI"/>
                  <w:color w:val="6A737D"/>
                  <w:sz w:val="18"/>
                  <w:szCs w:val="18"/>
                </w:rPr>
                <w:t xml:space="preserve"> Python </w:t>
              </w:r>
              <w:proofErr w:type="spellStart"/>
              <w:r w:rsidRPr="00B55982">
                <w:rPr>
                  <w:rFonts w:ascii="Consolas" w:hAnsi="Consolas" w:cs="Segoe UI"/>
                  <w:color w:val="6A737D"/>
                  <w:sz w:val="18"/>
                  <w:szCs w:val="18"/>
                </w:rPr>
                <w:t>and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embedded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electronics</w:t>
              </w:r>
              <w:proofErr w:type="spellEnd"/>
              <w:r w:rsidRPr="00B55982">
                <w:rPr>
                  <w:rFonts w:ascii="Consolas" w:hAnsi="Consolas" w:cs="Segoe UI"/>
                  <w:color w:val="6A737D"/>
                  <w:sz w:val="18"/>
                  <w:szCs w:val="18"/>
                </w:rPr>
                <w:t>.</w:t>
              </w:r>
            </w:ins>
          </w:p>
        </w:tc>
      </w:tr>
      <w:tr w:rsidR="00B55982" w:rsidRPr="00B55982" w14:paraId="6CBEEE71" w14:textId="77777777" w:rsidTr="00B55982">
        <w:trPr>
          <w:ins w:id="1394" w:author="Cláudio Nóbrega" w:date="2020-07-18T10:52:00Z"/>
        </w:trPr>
        <w:tc>
          <w:tcPr>
            <w:tcW w:w="750" w:type="dxa"/>
            <w:shd w:val="clear" w:color="auto" w:fill="FFFFFF"/>
            <w:noWrap/>
            <w:tcMar>
              <w:top w:w="0" w:type="dxa"/>
              <w:left w:w="150" w:type="dxa"/>
              <w:bottom w:w="0" w:type="dxa"/>
              <w:right w:w="150" w:type="dxa"/>
            </w:tcMar>
            <w:hideMark/>
          </w:tcPr>
          <w:p w14:paraId="0AC77FB7" w14:textId="77777777" w:rsidR="00B55982" w:rsidRPr="00B55982" w:rsidRDefault="00B55982" w:rsidP="00B55982">
            <w:pPr>
              <w:spacing w:line="300" w:lineRule="atLeast"/>
              <w:jc w:val="left"/>
              <w:rPr>
                <w:ins w:id="1395"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7B3C24" w14:textId="77777777" w:rsidR="00B55982" w:rsidRPr="00B55982" w:rsidRDefault="00B55982" w:rsidP="00B55982">
            <w:pPr>
              <w:spacing w:line="300" w:lineRule="atLeast"/>
              <w:jc w:val="left"/>
              <w:rPr>
                <w:ins w:id="1396" w:author="Cláudio Nóbrega" w:date="2020-07-18T10:52:00Z"/>
                <w:rFonts w:ascii="Consolas" w:hAnsi="Consolas" w:cs="Segoe UI"/>
                <w:color w:val="24292E"/>
                <w:sz w:val="18"/>
                <w:szCs w:val="18"/>
              </w:rPr>
            </w:pPr>
            <w:ins w:id="1397" w:author="Cláudio Nóbrega" w:date="2020-07-18T10:52:00Z">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Retrieved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from</w:t>
              </w:r>
              <w:proofErr w:type="spellEnd"/>
              <w:r w:rsidRPr="00B55982">
                <w:rPr>
                  <w:rFonts w:ascii="Consolas" w:hAnsi="Consolas" w:cs="Segoe UI"/>
                  <w:color w:val="6A737D"/>
                  <w:sz w:val="18"/>
                  <w:szCs w:val="18"/>
                </w:rPr>
                <w:t>: http://www.paulvangent.com/2016/08/05/emotion-recognition-using-facial-landmarks/</w:t>
              </w:r>
            </w:ins>
          </w:p>
        </w:tc>
      </w:tr>
      <w:tr w:rsidR="00B55982" w:rsidRPr="00B55982" w14:paraId="54DFBCF4" w14:textId="77777777" w:rsidTr="00B55982">
        <w:trPr>
          <w:ins w:id="1398" w:author="Cláudio Nóbrega" w:date="2020-07-18T10:52:00Z"/>
        </w:trPr>
        <w:tc>
          <w:tcPr>
            <w:tcW w:w="750" w:type="dxa"/>
            <w:shd w:val="clear" w:color="auto" w:fill="FFFFFF"/>
            <w:noWrap/>
            <w:tcMar>
              <w:top w:w="0" w:type="dxa"/>
              <w:left w:w="150" w:type="dxa"/>
              <w:bottom w:w="0" w:type="dxa"/>
              <w:right w:w="150" w:type="dxa"/>
            </w:tcMar>
            <w:hideMark/>
          </w:tcPr>
          <w:p w14:paraId="73CE5C2F" w14:textId="77777777" w:rsidR="00B55982" w:rsidRPr="00B55982" w:rsidRDefault="00B55982" w:rsidP="00B55982">
            <w:pPr>
              <w:spacing w:line="300" w:lineRule="atLeast"/>
              <w:jc w:val="left"/>
              <w:rPr>
                <w:ins w:id="1399"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B37015" w14:textId="77777777" w:rsidR="00B55982" w:rsidRPr="00B55982" w:rsidRDefault="00B55982" w:rsidP="00B55982">
            <w:pPr>
              <w:spacing w:line="300" w:lineRule="atLeast"/>
              <w:jc w:val="left"/>
              <w:rPr>
                <w:ins w:id="1400" w:author="Cláudio Nóbrega" w:date="2020-07-18T10:52:00Z"/>
                <w:rFonts w:ascii="Consolas" w:hAnsi="Consolas" w:cs="Segoe UI"/>
                <w:color w:val="24292E"/>
                <w:sz w:val="18"/>
                <w:szCs w:val="18"/>
              </w:rPr>
            </w:pPr>
            <w:ins w:id="1401" w:author="Cláudio Nóbrega" w:date="2020-07-18T10:52:00Z">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Adapted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by</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Group</w:t>
              </w:r>
              <w:proofErr w:type="spellEnd"/>
              <w:r w:rsidRPr="00B55982">
                <w:rPr>
                  <w:rFonts w:ascii="Consolas" w:hAnsi="Consolas" w:cs="Segoe UI"/>
                  <w:color w:val="6A737D"/>
                  <w:sz w:val="18"/>
                  <w:szCs w:val="18"/>
                </w:rPr>
                <w:t xml:space="preserve"> Fatequino</w:t>
              </w:r>
            </w:ins>
          </w:p>
        </w:tc>
      </w:tr>
      <w:tr w:rsidR="00B55982" w:rsidRPr="00B55982" w14:paraId="7EA34615" w14:textId="77777777" w:rsidTr="00B55982">
        <w:trPr>
          <w:ins w:id="1402" w:author="Cláudio Nóbrega" w:date="2020-07-18T10:52:00Z"/>
        </w:trPr>
        <w:tc>
          <w:tcPr>
            <w:tcW w:w="750" w:type="dxa"/>
            <w:shd w:val="clear" w:color="auto" w:fill="FFFFFF"/>
            <w:noWrap/>
            <w:tcMar>
              <w:top w:w="0" w:type="dxa"/>
              <w:left w:w="150" w:type="dxa"/>
              <w:bottom w:w="0" w:type="dxa"/>
              <w:right w:w="150" w:type="dxa"/>
            </w:tcMar>
            <w:hideMark/>
          </w:tcPr>
          <w:p w14:paraId="2660C8FD" w14:textId="77777777" w:rsidR="00B55982" w:rsidRPr="00B55982" w:rsidRDefault="00B55982" w:rsidP="00B55982">
            <w:pPr>
              <w:spacing w:line="300" w:lineRule="atLeast"/>
              <w:jc w:val="left"/>
              <w:rPr>
                <w:ins w:id="1403"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0B5E69" w14:textId="77777777" w:rsidR="00B55982" w:rsidRPr="00B55982" w:rsidRDefault="00B55982" w:rsidP="00B55982">
            <w:pPr>
              <w:spacing w:line="300" w:lineRule="atLeast"/>
              <w:jc w:val="left"/>
              <w:rPr>
                <w:ins w:id="1404" w:author="Cláudio Nóbrega" w:date="2020-07-18T10:52:00Z"/>
                <w:rFonts w:ascii="Consolas" w:hAnsi="Consolas" w:cs="Segoe UI"/>
                <w:color w:val="24292E"/>
                <w:sz w:val="18"/>
                <w:szCs w:val="18"/>
              </w:rPr>
            </w:pPr>
          </w:p>
          <w:p w14:paraId="5131CD71" w14:textId="77777777" w:rsidR="00B55982" w:rsidRPr="00B55982" w:rsidRDefault="00B55982" w:rsidP="00B55982">
            <w:pPr>
              <w:spacing w:line="300" w:lineRule="atLeast"/>
              <w:jc w:val="right"/>
              <w:rPr>
                <w:ins w:id="1405" w:author="Cláudio Nóbrega" w:date="2020-07-18T10:52:00Z"/>
                <w:rFonts w:ascii="Times New Roman" w:hAnsi="Times New Roman"/>
                <w:sz w:val="20"/>
                <w:szCs w:val="20"/>
              </w:rPr>
            </w:pPr>
          </w:p>
        </w:tc>
      </w:tr>
      <w:tr w:rsidR="00B55982" w:rsidRPr="00B55982" w14:paraId="127AF027" w14:textId="77777777" w:rsidTr="00B55982">
        <w:trPr>
          <w:ins w:id="1406" w:author="Cláudio Nóbrega" w:date="2020-07-18T10:52:00Z"/>
        </w:trPr>
        <w:tc>
          <w:tcPr>
            <w:tcW w:w="750" w:type="dxa"/>
            <w:shd w:val="clear" w:color="auto" w:fill="FFFFFF"/>
            <w:noWrap/>
            <w:tcMar>
              <w:top w:w="0" w:type="dxa"/>
              <w:left w:w="150" w:type="dxa"/>
              <w:bottom w:w="0" w:type="dxa"/>
              <w:right w:w="150" w:type="dxa"/>
            </w:tcMar>
            <w:hideMark/>
          </w:tcPr>
          <w:p w14:paraId="58C49242" w14:textId="77777777" w:rsidR="00B55982" w:rsidRPr="00B55982" w:rsidRDefault="00B55982" w:rsidP="00B55982">
            <w:pPr>
              <w:spacing w:line="300" w:lineRule="atLeast"/>
              <w:jc w:val="left"/>
              <w:rPr>
                <w:ins w:id="1407" w:author="Cláudio Nóbrega" w:date="2020-07-18T10:52: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082BC6EC" w14:textId="77777777" w:rsidR="00B55982" w:rsidRPr="00B55982" w:rsidRDefault="00B55982" w:rsidP="00B55982">
            <w:pPr>
              <w:spacing w:line="300" w:lineRule="atLeast"/>
              <w:jc w:val="left"/>
              <w:rPr>
                <w:ins w:id="1408" w:author="Cláudio Nóbrega" w:date="2020-07-18T10:52:00Z"/>
                <w:rFonts w:ascii="Consolas" w:hAnsi="Consolas" w:cs="Segoe UI"/>
                <w:color w:val="24292E"/>
                <w:sz w:val="18"/>
                <w:szCs w:val="18"/>
              </w:rPr>
            </w:pPr>
            <w:ins w:id="1409" w:author="Cláudio Nóbrega" w:date="2020-07-18T10:52:00Z">
              <w:r w:rsidRPr="00B55982">
                <w:rPr>
                  <w:rFonts w:ascii="Consolas" w:hAnsi="Consolas" w:cs="Segoe UI"/>
                  <w:color w:val="6A737D"/>
                  <w:sz w:val="18"/>
                  <w:szCs w:val="18"/>
                </w:rPr>
                <w:t>#Importando os módulos necessários</w:t>
              </w:r>
            </w:ins>
          </w:p>
        </w:tc>
      </w:tr>
      <w:tr w:rsidR="00B55982" w:rsidRPr="00B55982" w14:paraId="148D6EE7" w14:textId="77777777" w:rsidTr="00B55982">
        <w:trPr>
          <w:ins w:id="1410" w:author="Cláudio Nóbrega" w:date="2020-07-18T10:52:00Z"/>
        </w:trPr>
        <w:tc>
          <w:tcPr>
            <w:tcW w:w="750" w:type="dxa"/>
            <w:shd w:val="clear" w:color="auto" w:fill="FFFFFF"/>
            <w:noWrap/>
            <w:tcMar>
              <w:top w:w="0" w:type="dxa"/>
              <w:left w:w="150" w:type="dxa"/>
              <w:bottom w:w="0" w:type="dxa"/>
              <w:right w:w="150" w:type="dxa"/>
            </w:tcMar>
            <w:hideMark/>
          </w:tcPr>
          <w:p w14:paraId="115BC649" w14:textId="77777777" w:rsidR="00B55982" w:rsidRPr="00B55982" w:rsidRDefault="00B55982" w:rsidP="00B55982">
            <w:pPr>
              <w:spacing w:line="300" w:lineRule="atLeast"/>
              <w:jc w:val="left"/>
              <w:rPr>
                <w:ins w:id="1411"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D2A841" w14:textId="77777777" w:rsidR="00B55982" w:rsidRPr="00B55982" w:rsidRDefault="00B55982" w:rsidP="00B55982">
            <w:pPr>
              <w:spacing w:line="300" w:lineRule="atLeast"/>
              <w:jc w:val="left"/>
              <w:rPr>
                <w:ins w:id="1412" w:author="Cláudio Nóbrega" w:date="2020-07-18T10:52:00Z"/>
                <w:rFonts w:ascii="Consolas" w:hAnsi="Consolas" w:cs="Segoe UI"/>
                <w:color w:val="24292E"/>
                <w:sz w:val="18"/>
                <w:szCs w:val="18"/>
              </w:rPr>
            </w:pPr>
            <w:proofErr w:type="spellStart"/>
            <w:ins w:id="1413" w:author="Cláudio Nóbrega" w:date="2020-07-18T10:52:00Z">
              <w:r w:rsidRPr="00B55982">
                <w:rPr>
                  <w:rFonts w:ascii="Consolas" w:hAnsi="Consolas" w:cs="Segoe UI"/>
                  <w:color w:val="D73A49"/>
                  <w:sz w:val="18"/>
                  <w:szCs w:val="18"/>
                </w:rPr>
                <w:t>import</w:t>
              </w:r>
              <w:proofErr w:type="spellEnd"/>
              <w:r w:rsidRPr="00B55982">
                <w:rPr>
                  <w:rFonts w:ascii="Consolas" w:hAnsi="Consolas" w:cs="Segoe UI"/>
                  <w:color w:val="24292E"/>
                  <w:sz w:val="18"/>
                  <w:szCs w:val="18"/>
                </w:rPr>
                <w:t xml:space="preserve"> cv2</w:t>
              </w:r>
            </w:ins>
          </w:p>
        </w:tc>
      </w:tr>
      <w:tr w:rsidR="00B55982" w:rsidRPr="00B55982" w14:paraId="64F4F579" w14:textId="77777777" w:rsidTr="00B55982">
        <w:trPr>
          <w:ins w:id="1414" w:author="Cláudio Nóbrega" w:date="2020-07-18T10:52:00Z"/>
        </w:trPr>
        <w:tc>
          <w:tcPr>
            <w:tcW w:w="750" w:type="dxa"/>
            <w:shd w:val="clear" w:color="auto" w:fill="FFFFFF"/>
            <w:noWrap/>
            <w:tcMar>
              <w:top w:w="0" w:type="dxa"/>
              <w:left w:w="150" w:type="dxa"/>
              <w:bottom w:w="0" w:type="dxa"/>
              <w:right w:w="150" w:type="dxa"/>
            </w:tcMar>
            <w:hideMark/>
          </w:tcPr>
          <w:p w14:paraId="10E44A9E" w14:textId="77777777" w:rsidR="00B55982" w:rsidRPr="00B55982" w:rsidRDefault="00B55982" w:rsidP="00B55982">
            <w:pPr>
              <w:spacing w:line="300" w:lineRule="atLeast"/>
              <w:jc w:val="left"/>
              <w:rPr>
                <w:ins w:id="1415"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0F59CE" w14:textId="77777777" w:rsidR="00B55982" w:rsidRPr="00B55982" w:rsidRDefault="00B55982" w:rsidP="00B55982">
            <w:pPr>
              <w:spacing w:line="300" w:lineRule="atLeast"/>
              <w:jc w:val="left"/>
              <w:rPr>
                <w:ins w:id="1416" w:author="Cláudio Nóbrega" w:date="2020-07-18T10:52:00Z"/>
                <w:rFonts w:ascii="Consolas" w:hAnsi="Consolas" w:cs="Segoe UI"/>
                <w:color w:val="24292E"/>
                <w:sz w:val="18"/>
                <w:szCs w:val="18"/>
              </w:rPr>
            </w:pPr>
            <w:proofErr w:type="spellStart"/>
            <w:ins w:id="1417" w:author="Cláudio Nóbrega" w:date="2020-07-18T10:52:00Z">
              <w:r w:rsidRPr="00B55982">
                <w:rPr>
                  <w:rFonts w:ascii="Consolas" w:hAnsi="Consolas" w:cs="Segoe UI"/>
                  <w:color w:val="D73A49"/>
                  <w:sz w:val="18"/>
                  <w:szCs w:val="18"/>
                </w:rPr>
                <w:t>import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dlib</w:t>
              </w:r>
              <w:proofErr w:type="spellEnd"/>
            </w:ins>
          </w:p>
        </w:tc>
      </w:tr>
      <w:tr w:rsidR="00B55982" w:rsidRPr="00B55982" w14:paraId="79F3767B" w14:textId="77777777" w:rsidTr="00B55982">
        <w:trPr>
          <w:ins w:id="1418" w:author="Cláudio Nóbrega" w:date="2020-07-18T10:52:00Z"/>
        </w:trPr>
        <w:tc>
          <w:tcPr>
            <w:tcW w:w="750" w:type="dxa"/>
            <w:shd w:val="clear" w:color="auto" w:fill="FFFFFF"/>
            <w:noWrap/>
            <w:tcMar>
              <w:top w:w="0" w:type="dxa"/>
              <w:left w:w="150" w:type="dxa"/>
              <w:bottom w:w="0" w:type="dxa"/>
              <w:right w:w="150" w:type="dxa"/>
            </w:tcMar>
            <w:hideMark/>
          </w:tcPr>
          <w:p w14:paraId="247A014B" w14:textId="77777777" w:rsidR="00B55982" w:rsidRPr="00B55982" w:rsidRDefault="00B55982" w:rsidP="00B55982">
            <w:pPr>
              <w:spacing w:line="300" w:lineRule="atLeast"/>
              <w:jc w:val="left"/>
              <w:rPr>
                <w:ins w:id="1419"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906805" w14:textId="77777777" w:rsidR="00B55982" w:rsidRPr="00B55982" w:rsidRDefault="00B55982" w:rsidP="00B55982">
            <w:pPr>
              <w:spacing w:line="300" w:lineRule="atLeast"/>
              <w:jc w:val="left"/>
              <w:rPr>
                <w:ins w:id="1420" w:author="Cláudio Nóbrega" w:date="2020-07-18T10:52:00Z"/>
                <w:rFonts w:ascii="Consolas" w:hAnsi="Consolas" w:cs="Segoe UI"/>
                <w:color w:val="24292E"/>
                <w:sz w:val="18"/>
                <w:szCs w:val="18"/>
              </w:rPr>
            </w:pPr>
            <w:ins w:id="1421" w:author="Cláudio Nóbrega" w:date="2020-07-18T10:52:00Z">
              <w:r w:rsidRPr="00B55982">
                <w:rPr>
                  <w:rFonts w:ascii="Consolas" w:hAnsi="Consolas" w:cs="Segoe UI"/>
                  <w:color w:val="6A737D"/>
                  <w:sz w:val="18"/>
                  <w:szCs w:val="18"/>
                </w:rPr>
                <w:t>#Configurando os objetos necessários</w:t>
              </w:r>
            </w:ins>
          </w:p>
        </w:tc>
      </w:tr>
      <w:tr w:rsidR="00B55982" w:rsidRPr="00B55982" w14:paraId="3CD9C603" w14:textId="77777777" w:rsidTr="00B55982">
        <w:trPr>
          <w:ins w:id="1422" w:author="Cláudio Nóbrega" w:date="2020-07-18T10:52:00Z"/>
        </w:trPr>
        <w:tc>
          <w:tcPr>
            <w:tcW w:w="750" w:type="dxa"/>
            <w:shd w:val="clear" w:color="auto" w:fill="FFFFFF"/>
            <w:noWrap/>
            <w:tcMar>
              <w:top w:w="0" w:type="dxa"/>
              <w:left w:w="150" w:type="dxa"/>
              <w:bottom w:w="0" w:type="dxa"/>
              <w:right w:w="150" w:type="dxa"/>
            </w:tcMar>
            <w:hideMark/>
          </w:tcPr>
          <w:p w14:paraId="0C1557D4" w14:textId="77777777" w:rsidR="00B55982" w:rsidRPr="00B55982" w:rsidRDefault="00B55982" w:rsidP="00B55982">
            <w:pPr>
              <w:spacing w:line="300" w:lineRule="atLeast"/>
              <w:jc w:val="left"/>
              <w:rPr>
                <w:ins w:id="1423"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D71F55" w14:textId="77777777" w:rsidR="00B55982" w:rsidRPr="00B55982" w:rsidRDefault="00B55982" w:rsidP="00B55982">
            <w:pPr>
              <w:spacing w:line="300" w:lineRule="atLeast"/>
              <w:jc w:val="left"/>
              <w:rPr>
                <w:ins w:id="1424" w:author="Cláudio Nóbrega" w:date="2020-07-18T10:52:00Z"/>
                <w:rFonts w:ascii="Consolas" w:hAnsi="Consolas" w:cs="Segoe UI"/>
                <w:color w:val="24292E"/>
                <w:sz w:val="18"/>
                <w:szCs w:val="18"/>
              </w:rPr>
            </w:pPr>
            <w:proofErr w:type="spellStart"/>
            <w:ins w:id="1425" w:author="Cláudio Nóbrega" w:date="2020-07-18T10:52:00Z">
              <w:r w:rsidRPr="00B55982">
                <w:rPr>
                  <w:rFonts w:ascii="Consolas" w:hAnsi="Consolas" w:cs="Segoe UI"/>
                  <w:color w:val="24292E"/>
                  <w:sz w:val="18"/>
                  <w:szCs w:val="18"/>
                </w:rPr>
                <w:t>video_capture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E36209"/>
                  <w:sz w:val="18"/>
                  <w:szCs w:val="18"/>
                </w:rPr>
                <w:t>VideoCapture</w:t>
              </w:r>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6A737D"/>
                  <w:sz w:val="18"/>
                  <w:szCs w:val="18"/>
                </w:rPr>
                <w:t>#Objeto da Webcam</w:t>
              </w:r>
            </w:ins>
          </w:p>
        </w:tc>
      </w:tr>
      <w:tr w:rsidR="00B55982" w:rsidRPr="00B55982" w14:paraId="67C7D6DD" w14:textId="77777777" w:rsidTr="00B55982">
        <w:trPr>
          <w:ins w:id="1426" w:author="Cláudio Nóbrega" w:date="2020-07-18T10:52:00Z"/>
        </w:trPr>
        <w:tc>
          <w:tcPr>
            <w:tcW w:w="750" w:type="dxa"/>
            <w:shd w:val="clear" w:color="auto" w:fill="FFFFFF"/>
            <w:noWrap/>
            <w:tcMar>
              <w:top w:w="0" w:type="dxa"/>
              <w:left w:w="150" w:type="dxa"/>
              <w:bottom w:w="0" w:type="dxa"/>
              <w:right w:w="150" w:type="dxa"/>
            </w:tcMar>
            <w:hideMark/>
          </w:tcPr>
          <w:p w14:paraId="098E3B88" w14:textId="77777777" w:rsidR="00B55982" w:rsidRPr="00B55982" w:rsidRDefault="00B55982" w:rsidP="00B55982">
            <w:pPr>
              <w:spacing w:line="300" w:lineRule="atLeast"/>
              <w:jc w:val="left"/>
              <w:rPr>
                <w:ins w:id="1427"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8E8D19" w14:textId="77777777" w:rsidR="00B55982" w:rsidRPr="00B55982" w:rsidRDefault="00B55982" w:rsidP="00B55982">
            <w:pPr>
              <w:spacing w:line="300" w:lineRule="atLeast"/>
              <w:jc w:val="left"/>
              <w:rPr>
                <w:ins w:id="1428" w:author="Cláudio Nóbrega" w:date="2020-07-18T10:52:00Z"/>
                <w:rFonts w:ascii="Consolas" w:hAnsi="Consolas" w:cs="Segoe UI"/>
                <w:color w:val="24292E"/>
                <w:sz w:val="18"/>
                <w:szCs w:val="18"/>
              </w:rPr>
            </w:pPr>
            <w:ins w:id="1429" w:author="Cláudio Nóbrega" w:date="2020-07-18T10:52:00Z">
              <w:r w:rsidRPr="00B55982">
                <w:rPr>
                  <w:rFonts w:ascii="Consolas" w:hAnsi="Consolas" w:cs="Segoe UI"/>
                  <w:color w:val="24292E"/>
                  <w:sz w:val="18"/>
                  <w:szCs w:val="18"/>
                </w:rPr>
                <w:t xml:space="preserve">detector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dlib.</w:t>
              </w:r>
              <w:r w:rsidRPr="00B55982">
                <w:rPr>
                  <w:rFonts w:ascii="Consolas" w:hAnsi="Consolas" w:cs="Segoe UI"/>
                  <w:color w:val="6F42C1"/>
                  <w:sz w:val="18"/>
                  <w:szCs w:val="18"/>
                </w:rPr>
                <w:t>get_frontal_face_</w:t>
              </w:r>
              <w:proofErr w:type="gramStart"/>
              <w:r w:rsidRPr="00B55982">
                <w:rPr>
                  <w:rFonts w:ascii="Consolas" w:hAnsi="Consolas" w:cs="Segoe UI"/>
                  <w:color w:val="6F42C1"/>
                  <w:sz w:val="18"/>
                  <w:szCs w:val="18"/>
                </w:rPr>
                <w:t>detector</w:t>
              </w:r>
              <w:proofErr w:type="spellEnd"/>
              <w:r w:rsidRPr="00B55982">
                <w:rPr>
                  <w:rFonts w:ascii="Consolas" w:hAnsi="Consolas" w:cs="Segoe UI"/>
                  <w:color w:val="24292E"/>
                  <w:sz w:val="18"/>
                  <w:szCs w:val="18"/>
                </w:rPr>
                <w:t>(</w:t>
              </w:r>
              <w:proofErr w:type="gramEnd"/>
              <w:r w:rsidRPr="00B55982">
                <w:rPr>
                  <w:rFonts w:ascii="Consolas" w:hAnsi="Consolas" w:cs="Segoe UI"/>
                  <w:color w:val="24292E"/>
                  <w:sz w:val="18"/>
                  <w:szCs w:val="18"/>
                </w:rPr>
                <w:t xml:space="preserve">) </w:t>
              </w:r>
              <w:r w:rsidRPr="00B55982">
                <w:rPr>
                  <w:rFonts w:ascii="Consolas" w:hAnsi="Consolas" w:cs="Segoe UI"/>
                  <w:color w:val="6A737D"/>
                  <w:sz w:val="18"/>
                  <w:szCs w:val="18"/>
                </w:rPr>
                <w:t>#Detector de face</w:t>
              </w:r>
            </w:ins>
          </w:p>
        </w:tc>
      </w:tr>
      <w:tr w:rsidR="00B55982" w:rsidRPr="00B55982" w14:paraId="684562AA" w14:textId="77777777" w:rsidTr="00B55982">
        <w:trPr>
          <w:ins w:id="1430" w:author="Cláudio Nóbrega" w:date="2020-07-18T10:52:00Z"/>
        </w:trPr>
        <w:tc>
          <w:tcPr>
            <w:tcW w:w="750" w:type="dxa"/>
            <w:shd w:val="clear" w:color="auto" w:fill="FFFFFF"/>
            <w:noWrap/>
            <w:tcMar>
              <w:top w:w="0" w:type="dxa"/>
              <w:left w:w="150" w:type="dxa"/>
              <w:bottom w:w="0" w:type="dxa"/>
              <w:right w:w="150" w:type="dxa"/>
            </w:tcMar>
            <w:hideMark/>
          </w:tcPr>
          <w:p w14:paraId="788AD3DE" w14:textId="77777777" w:rsidR="00B55982" w:rsidRPr="00B55982" w:rsidRDefault="00B55982" w:rsidP="00B55982">
            <w:pPr>
              <w:spacing w:line="300" w:lineRule="atLeast"/>
              <w:jc w:val="left"/>
              <w:rPr>
                <w:ins w:id="1431"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EEE7F5" w14:textId="77777777" w:rsidR="00B55982" w:rsidRPr="00B55982" w:rsidRDefault="00B55982" w:rsidP="00B55982">
            <w:pPr>
              <w:spacing w:line="300" w:lineRule="atLeast"/>
              <w:jc w:val="left"/>
              <w:rPr>
                <w:ins w:id="1432" w:author="Cláudio Nóbrega" w:date="2020-07-18T10:52:00Z"/>
                <w:rFonts w:ascii="Consolas" w:hAnsi="Consolas" w:cs="Segoe UI"/>
                <w:color w:val="24292E"/>
                <w:sz w:val="18"/>
                <w:szCs w:val="18"/>
              </w:rPr>
            </w:pPr>
            <w:proofErr w:type="spellStart"/>
            <w:ins w:id="1433" w:author="Cláudio Nóbrega" w:date="2020-07-18T10:52:00Z">
              <w:r w:rsidRPr="00B55982">
                <w:rPr>
                  <w:rFonts w:ascii="Consolas" w:hAnsi="Consolas" w:cs="Segoe UI"/>
                  <w:color w:val="24292E"/>
                  <w:sz w:val="18"/>
                  <w:szCs w:val="18"/>
                </w:rPr>
                <w:t>predictor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dlib.</w:t>
              </w:r>
              <w:r w:rsidRPr="00B55982">
                <w:rPr>
                  <w:rFonts w:ascii="Consolas" w:hAnsi="Consolas" w:cs="Segoe UI"/>
                  <w:color w:val="6F42C1"/>
                  <w:sz w:val="18"/>
                  <w:szCs w:val="18"/>
                </w:rPr>
                <w:t>shape</w:t>
              </w:r>
              <w:proofErr w:type="gramEnd"/>
              <w:r w:rsidRPr="00B55982">
                <w:rPr>
                  <w:rFonts w:ascii="Consolas" w:hAnsi="Consolas" w:cs="Segoe UI"/>
                  <w:color w:val="6F42C1"/>
                  <w:sz w:val="18"/>
                  <w:szCs w:val="18"/>
                </w:rPr>
                <w:t>_predictor</w:t>
              </w:r>
              <w:proofErr w:type="spellEnd"/>
              <w:r w:rsidRPr="00B55982">
                <w:rPr>
                  <w:rFonts w:ascii="Consolas" w:hAnsi="Consolas" w:cs="Segoe UI"/>
                  <w:color w:val="24292E"/>
                  <w:sz w:val="18"/>
                  <w:szCs w:val="18"/>
                </w:rPr>
                <w:t>(</w:t>
              </w:r>
              <w:r w:rsidRPr="00B55982">
                <w:rPr>
                  <w:rFonts w:ascii="Consolas" w:hAnsi="Consolas" w:cs="Segoe UI"/>
                  <w:color w:val="032F62"/>
                  <w:sz w:val="18"/>
                  <w:szCs w:val="18"/>
                </w:rPr>
                <w:t>"shape_predictor_68_face_landmarks.dat"</w:t>
              </w:r>
              <w:r w:rsidRPr="00B55982">
                <w:rPr>
                  <w:rFonts w:ascii="Consolas" w:hAnsi="Consolas" w:cs="Segoe UI"/>
                  <w:color w:val="24292E"/>
                  <w:sz w:val="18"/>
                  <w:szCs w:val="18"/>
                </w:rPr>
                <w:t xml:space="preserve">) </w:t>
              </w:r>
              <w:r w:rsidRPr="00B55982">
                <w:rPr>
                  <w:rFonts w:ascii="Consolas" w:hAnsi="Consolas" w:cs="Segoe UI"/>
                  <w:color w:val="6A737D"/>
                  <w:sz w:val="18"/>
                  <w:szCs w:val="18"/>
                </w:rPr>
                <w:t>#Identificador de pontos de referência. Nomeie da forma que desejar o arquivo .</w:t>
              </w:r>
              <w:proofErr w:type="spellStart"/>
              <w:r w:rsidRPr="00B55982">
                <w:rPr>
                  <w:rFonts w:ascii="Consolas" w:hAnsi="Consolas" w:cs="Segoe UI"/>
                  <w:color w:val="6A737D"/>
                  <w:sz w:val="18"/>
                  <w:szCs w:val="18"/>
                </w:rPr>
                <w:t>dat</w:t>
              </w:r>
              <w:proofErr w:type="spellEnd"/>
              <w:r w:rsidRPr="00B55982">
                <w:rPr>
                  <w:rFonts w:ascii="Consolas" w:hAnsi="Consolas" w:cs="Segoe UI"/>
                  <w:color w:val="6A737D"/>
                  <w:sz w:val="18"/>
                  <w:szCs w:val="18"/>
                </w:rPr>
                <w:t xml:space="preserve"> baixado</w:t>
              </w:r>
            </w:ins>
          </w:p>
        </w:tc>
      </w:tr>
      <w:tr w:rsidR="00B55982" w:rsidRPr="00B55982" w14:paraId="08DFEEE8" w14:textId="77777777" w:rsidTr="00B55982">
        <w:trPr>
          <w:ins w:id="1434" w:author="Cláudio Nóbrega" w:date="2020-07-18T10:52:00Z"/>
        </w:trPr>
        <w:tc>
          <w:tcPr>
            <w:tcW w:w="750" w:type="dxa"/>
            <w:shd w:val="clear" w:color="auto" w:fill="FFFFFF"/>
            <w:noWrap/>
            <w:tcMar>
              <w:top w:w="0" w:type="dxa"/>
              <w:left w:w="150" w:type="dxa"/>
              <w:bottom w:w="0" w:type="dxa"/>
              <w:right w:w="150" w:type="dxa"/>
            </w:tcMar>
            <w:hideMark/>
          </w:tcPr>
          <w:p w14:paraId="48E70A98" w14:textId="77777777" w:rsidR="00B55982" w:rsidRPr="00B55982" w:rsidRDefault="00B55982" w:rsidP="00B55982">
            <w:pPr>
              <w:spacing w:line="300" w:lineRule="atLeast"/>
              <w:jc w:val="left"/>
              <w:rPr>
                <w:ins w:id="1435"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8E51AB" w14:textId="77777777" w:rsidR="00B55982" w:rsidRPr="00B55982" w:rsidRDefault="00B55982" w:rsidP="00B55982">
            <w:pPr>
              <w:spacing w:line="300" w:lineRule="atLeast"/>
              <w:jc w:val="left"/>
              <w:rPr>
                <w:ins w:id="1436" w:author="Cláudio Nóbrega" w:date="2020-07-18T10:52:00Z"/>
                <w:rFonts w:ascii="Consolas" w:hAnsi="Consolas" w:cs="Segoe UI"/>
                <w:color w:val="24292E"/>
                <w:sz w:val="18"/>
                <w:szCs w:val="18"/>
              </w:rPr>
            </w:pPr>
            <w:proofErr w:type="spellStart"/>
            <w:ins w:id="1437" w:author="Cláudio Nóbrega" w:date="2020-07-18T10:52:00Z">
              <w:r w:rsidRPr="00B55982">
                <w:rPr>
                  <w:rFonts w:ascii="Consolas" w:hAnsi="Consolas" w:cs="Segoe UI"/>
                  <w:color w:val="D73A49"/>
                  <w:sz w:val="18"/>
                  <w:szCs w:val="18"/>
                </w:rPr>
                <w:t>while</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True</w:t>
              </w:r>
              <w:proofErr w:type="spellEnd"/>
              <w:r w:rsidRPr="00B55982">
                <w:rPr>
                  <w:rFonts w:ascii="Consolas" w:hAnsi="Consolas" w:cs="Segoe UI"/>
                  <w:color w:val="24292E"/>
                  <w:sz w:val="18"/>
                  <w:szCs w:val="18"/>
                </w:rPr>
                <w:t>:</w:t>
              </w:r>
            </w:ins>
          </w:p>
        </w:tc>
      </w:tr>
      <w:tr w:rsidR="00B55982" w:rsidRPr="00B55982" w14:paraId="315823E6" w14:textId="77777777" w:rsidTr="00B55982">
        <w:trPr>
          <w:ins w:id="1438" w:author="Cláudio Nóbrega" w:date="2020-07-18T10:52:00Z"/>
        </w:trPr>
        <w:tc>
          <w:tcPr>
            <w:tcW w:w="750" w:type="dxa"/>
            <w:shd w:val="clear" w:color="auto" w:fill="FFFFFF"/>
            <w:noWrap/>
            <w:tcMar>
              <w:top w:w="0" w:type="dxa"/>
              <w:left w:w="150" w:type="dxa"/>
              <w:bottom w:w="0" w:type="dxa"/>
              <w:right w:w="150" w:type="dxa"/>
            </w:tcMar>
            <w:hideMark/>
          </w:tcPr>
          <w:p w14:paraId="11DCEF55" w14:textId="77777777" w:rsidR="00B55982" w:rsidRPr="00B55982" w:rsidRDefault="00B55982" w:rsidP="00B55982">
            <w:pPr>
              <w:spacing w:line="300" w:lineRule="atLeast"/>
              <w:jc w:val="left"/>
              <w:rPr>
                <w:ins w:id="1439"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D65A6E" w14:textId="77777777" w:rsidR="00B55982" w:rsidRPr="00B55982" w:rsidRDefault="00B55982" w:rsidP="00B55982">
            <w:pPr>
              <w:spacing w:line="300" w:lineRule="atLeast"/>
              <w:jc w:val="left"/>
              <w:rPr>
                <w:ins w:id="1440" w:author="Cláudio Nóbrega" w:date="2020-07-18T10:52:00Z"/>
                <w:rFonts w:ascii="Consolas" w:hAnsi="Consolas" w:cs="Segoe UI"/>
                <w:color w:val="24292E"/>
                <w:sz w:val="18"/>
                <w:szCs w:val="18"/>
              </w:rPr>
            </w:pPr>
            <w:ins w:id="1441" w:author="Cláudio Nóbrega" w:date="2020-07-18T10:52: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ret</w:t>
              </w:r>
              <w:proofErr w:type="spellEnd"/>
              <w:r w:rsidRPr="00B55982">
                <w:rPr>
                  <w:rFonts w:ascii="Consolas" w:hAnsi="Consolas" w:cs="Segoe UI"/>
                  <w:color w:val="24292E"/>
                  <w:sz w:val="18"/>
                  <w:szCs w:val="18"/>
                </w:rPr>
                <w:t xml:space="preserve">, frame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video_</w:t>
              </w:r>
              <w:proofErr w:type="gramStart"/>
              <w:r w:rsidRPr="00B55982">
                <w:rPr>
                  <w:rFonts w:ascii="Consolas" w:hAnsi="Consolas" w:cs="Segoe UI"/>
                  <w:color w:val="24292E"/>
                  <w:sz w:val="18"/>
                  <w:szCs w:val="18"/>
                </w:rPr>
                <w:t>capture.</w:t>
              </w:r>
              <w:r w:rsidRPr="00B55982">
                <w:rPr>
                  <w:rFonts w:ascii="Consolas" w:hAnsi="Consolas" w:cs="Segoe UI"/>
                  <w:color w:val="6F42C1"/>
                  <w:sz w:val="18"/>
                  <w:szCs w:val="18"/>
                </w:rPr>
                <w:t>read</w:t>
              </w:r>
              <w:proofErr w:type="spellEnd"/>
              <w:proofErr w:type="gramEnd"/>
              <w:r w:rsidRPr="00B55982">
                <w:rPr>
                  <w:rFonts w:ascii="Consolas" w:hAnsi="Consolas" w:cs="Segoe UI"/>
                  <w:color w:val="24292E"/>
                  <w:sz w:val="18"/>
                  <w:szCs w:val="18"/>
                </w:rPr>
                <w:t>()</w:t>
              </w:r>
            </w:ins>
          </w:p>
        </w:tc>
      </w:tr>
      <w:tr w:rsidR="00B55982" w:rsidRPr="00B55982" w14:paraId="71BE06A4" w14:textId="77777777" w:rsidTr="00B55982">
        <w:trPr>
          <w:ins w:id="1442" w:author="Cláudio Nóbrega" w:date="2020-07-18T10:52:00Z"/>
        </w:trPr>
        <w:tc>
          <w:tcPr>
            <w:tcW w:w="750" w:type="dxa"/>
            <w:shd w:val="clear" w:color="auto" w:fill="FFFFFF"/>
            <w:noWrap/>
            <w:tcMar>
              <w:top w:w="0" w:type="dxa"/>
              <w:left w:w="150" w:type="dxa"/>
              <w:bottom w:w="0" w:type="dxa"/>
              <w:right w:w="150" w:type="dxa"/>
            </w:tcMar>
            <w:hideMark/>
          </w:tcPr>
          <w:p w14:paraId="1D6604A6" w14:textId="77777777" w:rsidR="00B55982" w:rsidRPr="00B55982" w:rsidRDefault="00B55982" w:rsidP="00B55982">
            <w:pPr>
              <w:spacing w:line="300" w:lineRule="atLeast"/>
              <w:jc w:val="left"/>
              <w:rPr>
                <w:ins w:id="1443"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CD22D4" w14:textId="77777777" w:rsidR="00B55982" w:rsidRPr="00B55982" w:rsidRDefault="00B55982" w:rsidP="00B55982">
            <w:pPr>
              <w:spacing w:line="300" w:lineRule="atLeast"/>
              <w:jc w:val="left"/>
              <w:rPr>
                <w:ins w:id="1444" w:author="Cláudio Nóbrega" w:date="2020-07-18T10:52:00Z"/>
                <w:rFonts w:ascii="Consolas" w:hAnsi="Consolas" w:cs="Segoe UI"/>
                <w:color w:val="24292E"/>
                <w:sz w:val="18"/>
                <w:szCs w:val="18"/>
              </w:rPr>
            </w:pPr>
            <w:ins w:id="1445" w:author="Cláudio Nóbrega" w:date="2020-07-18T10:52: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gray</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cvtColor</w:t>
              </w:r>
              <w:r w:rsidRPr="00B55982">
                <w:rPr>
                  <w:rFonts w:ascii="Consolas" w:hAnsi="Consolas" w:cs="Segoe UI"/>
                  <w:color w:val="24292E"/>
                  <w:sz w:val="18"/>
                  <w:szCs w:val="18"/>
                </w:rPr>
                <w:t>(frame, cv2.</w:t>
              </w:r>
              <w:r w:rsidRPr="00B55982">
                <w:rPr>
                  <w:rFonts w:ascii="Consolas" w:hAnsi="Consolas" w:cs="Segoe UI"/>
                  <w:color w:val="E36209"/>
                  <w:sz w:val="18"/>
                  <w:szCs w:val="18"/>
                </w:rPr>
                <w:t>COLOR_BGR2GRAY</w:t>
              </w:r>
              <w:r w:rsidRPr="00B55982">
                <w:rPr>
                  <w:rFonts w:ascii="Consolas" w:hAnsi="Consolas" w:cs="Segoe UI"/>
                  <w:color w:val="24292E"/>
                  <w:sz w:val="18"/>
                  <w:szCs w:val="18"/>
                </w:rPr>
                <w:t>)</w:t>
              </w:r>
            </w:ins>
          </w:p>
        </w:tc>
      </w:tr>
      <w:tr w:rsidR="00B55982" w:rsidRPr="00B55982" w14:paraId="26F21EF3" w14:textId="77777777" w:rsidTr="00B55982">
        <w:trPr>
          <w:ins w:id="1446" w:author="Cláudio Nóbrega" w:date="2020-07-18T10:52:00Z"/>
        </w:trPr>
        <w:tc>
          <w:tcPr>
            <w:tcW w:w="750" w:type="dxa"/>
            <w:shd w:val="clear" w:color="auto" w:fill="FFFFFF"/>
            <w:noWrap/>
            <w:tcMar>
              <w:top w:w="0" w:type="dxa"/>
              <w:left w:w="150" w:type="dxa"/>
              <w:bottom w:w="0" w:type="dxa"/>
              <w:right w:w="150" w:type="dxa"/>
            </w:tcMar>
            <w:hideMark/>
          </w:tcPr>
          <w:p w14:paraId="2211A383" w14:textId="77777777" w:rsidR="00B55982" w:rsidRPr="00B55982" w:rsidRDefault="00B55982" w:rsidP="00B55982">
            <w:pPr>
              <w:spacing w:line="300" w:lineRule="atLeast"/>
              <w:jc w:val="left"/>
              <w:rPr>
                <w:ins w:id="1447"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BA9BA7" w14:textId="77777777" w:rsidR="00B55982" w:rsidRPr="00B55982" w:rsidRDefault="00B55982" w:rsidP="00B55982">
            <w:pPr>
              <w:spacing w:line="300" w:lineRule="atLeast"/>
              <w:jc w:val="left"/>
              <w:rPr>
                <w:ins w:id="1448" w:author="Cláudio Nóbrega" w:date="2020-07-18T10:52:00Z"/>
                <w:rFonts w:ascii="Consolas" w:hAnsi="Consolas" w:cs="Segoe UI"/>
                <w:color w:val="24292E"/>
                <w:sz w:val="18"/>
                <w:szCs w:val="18"/>
              </w:rPr>
            </w:pPr>
            <w:ins w:id="1449" w:author="Cláudio Nóbrega" w:date="2020-07-18T10:52: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clahe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createCLAHE</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clipLimit</w:t>
              </w:r>
              <w:proofErr w:type="spellEnd"/>
              <w:r w:rsidRPr="00B55982">
                <w:rPr>
                  <w:rFonts w:ascii="Consolas" w:hAnsi="Consolas" w:cs="Segoe UI"/>
                  <w:color w:val="005CC5"/>
                  <w:sz w:val="18"/>
                  <w:szCs w:val="18"/>
                </w:rPr>
                <w:t>=2.0</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tileGridSize</w:t>
              </w:r>
              <w:proofErr w:type="spellEnd"/>
              <w:proofErr w:type="gramStart"/>
              <w:r w:rsidRPr="00B55982">
                <w:rPr>
                  <w:rFonts w:ascii="Consolas" w:hAnsi="Consolas" w:cs="Segoe UI"/>
                  <w:color w:val="005CC5"/>
                  <w:sz w:val="18"/>
                  <w:szCs w:val="18"/>
                </w:rPr>
                <w:t>=</w:t>
              </w:r>
              <w:r w:rsidRPr="00B55982">
                <w:rPr>
                  <w:rFonts w:ascii="Consolas" w:hAnsi="Consolas" w:cs="Segoe UI"/>
                  <w:color w:val="24292E"/>
                  <w:sz w:val="18"/>
                  <w:szCs w:val="18"/>
                </w:rPr>
                <w:t>(</w:t>
              </w:r>
              <w:proofErr w:type="gramEnd"/>
              <w:r w:rsidRPr="00B55982">
                <w:rPr>
                  <w:rFonts w:ascii="Consolas" w:hAnsi="Consolas" w:cs="Segoe UI"/>
                  <w:color w:val="005CC5"/>
                  <w:sz w:val="18"/>
                  <w:szCs w:val="18"/>
                </w:rPr>
                <w:t>8</w:t>
              </w:r>
              <w:r w:rsidRPr="00B55982">
                <w:rPr>
                  <w:rFonts w:ascii="Consolas" w:hAnsi="Consolas" w:cs="Segoe UI"/>
                  <w:color w:val="24292E"/>
                  <w:sz w:val="18"/>
                  <w:szCs w:val="18"/>
                </w:rPr>
                <w:t>,</w:t>
              </w:r>
              <w:r w:rsidRPr="00B55982">
                <w:rPr>
                  <w:rFonts w:ascii="Consolas" w:hAnsi="Consolas" w:cs="Segoe UI"/>
                  <w:color w:val="005CC5"/>
                  <w:sz w:val="18"/>
                  <w:szCs w:val="18"/>
                </w:rPr>
                <w:t>8</w:t>
              </w:r>
              <w:r w:rsidRPr="00B55982">
                <w:rPr>
                  <w:rFonts w:ascii="Consolas" w:hAnsi="Consolas" w:cs="Segoe UI"/>
                  <w:color w:val="24292E"/>
                  <w:sz w:val="18"/>
                  <w:szCs w:val="18"/>
                </w:rPr>
                <w:t>))</w:t>
              </w:r>
            </w:ins>
          </w:p>
        </w:tc>
      </w:tr>
      <w:tr w:rsidR="00B55982" w:rsidRPr="00B55982" w14:paraId="354A7C54" w14:textId="77777777" w:rsidTr="00B55982">
        <w:trPr>
          <w:ins w:id="1450" w:author="Cláudio Nóbrega" w:date="2020-07-18T10:52:00Z"/>
        </w:trPr>
        <w:tc>
          <w:tcPr>
            <w:tcW w:w="750" w:type="dxa"/>
            <w:shd w:val="clear" w:color="auto" w:fill="FFFFFF"/>
            <w:noWrap/>
            <w:tcMar>
              <w:top w:w="0" w:type="dxa"/>
              <w:left w:w="150" w:type="dxa"/>
              <w:bottom w:w="0" w:type="dxa"/>
              <w:right w:w="150" w:type="dxa"/>
            </w:tcMar>
            <w:hideMark/>
          </w:tcPr>
          <w:p w14:paraId="319A1C7B" w14:textId="77777777" w:rsidR="00B55982" w:rsidRPr="00B55982" w:rsidRDefault="00B55982" w:rsidP="00B55982">
            <w:pPr>
              <w:spacing w:line="300" w:lineRule="atLeast"/>
              <w:jc w:val="left"/>
              <w:rPr>
                <w:ins w:id="1451"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436A1D" w14:textId="77777777" w:rsidR="00B55982" w:rsidRPr="00B55982" w:rsidRDefault="00B55982" w:rsidP="00B55982">
            <w:pPr>
              <w:spacing w:line="300" w:lineRule="atLeast"/>
              <w:jc w:val="left"/>
              <w:rPr>
                <w:ins w:id="1452" w:author="Cláudio Nóbrega" w:date="2020-07-18T10:52:00Z"/>
                <w:rFonts w:ascii="Consolas" w:hAnsi="Consolas" w:cs="Segoe UI"/>
                <w:color w:val="24292E"/>
                <w:sz w:val="18"/>
                <w:szCs w:val="18"/>
              </w:rPr>
            </w:pPr>
            <w:ins w:id="1453" w:author="Cláudio Nóbrega" w:date="2020-07-18T10:52: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clahe_image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clahe.</w:t>
              </w:r>
              <w:r w:rsidRPr="00B55982">
                <w:rPr>
                  <w:rFonts w:ascii="Consolas" w:hAnsi="Consolas" w:cs="Segoe UI"/>
                  <w:color w:val="6F42C1"/>
                  <w:sz w:val="18"/>
                  <w:szCs w:val="18"/>
                </w:rPr>
                <w:t>apply</w:t>
              </w:r>
              <w:proofErr w:type="spellEnd"/>
              <w:proofErr w:type="gram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gray</w:t>
              </w:r>
              <w:proofErr w:type="spellEnd"/>
              <w:r w:rsidRPr="00B55982">
                <w:rPr>
                  <w:rFonts w:ascii="Consolas" w:hAnsi="Consolas" w:cs="Segoe UI"/>
                  <w:color w:val="24292E"/>
                  <w:sz w:val="18"/>
                  <w:szCs w:val="18"/>
                </w:rPr>
                <w:t>)</w:t>
              </w:r>
            </w:ins>
          </w:p>
        </w:tc>
      </w:tr>
      <w:tr w:rsidR="00B55982" w:rsidRPr="00B55982" w14:paraId="47DB50FA" w14:textId="77777777" w:rsidTr="00B55982">
        <w:trPr>
          <w:ins w:id="1454" w:author="Cláudio Nóbrega" w:date="2020-07-18T10:52:00Z"/>
        </w:trPr>
        <w:tc>
          <w:tcPr>
            <w:tcW w:w="750" w:type="dxa"/>
            <w:shd w:val="clear" w:color="auto" w:fill="FFFFFF"/>
            <w:noWrap/>
            <w:tcMar>
              <w:top w:w="0" w:type="dxa"/>
              <w:left w:w="150" w:type="dxa"/>
              <w:bottom w:w="0" w:type="dxa"/>
              <w:right w:w="150" w:type="dxa"/>
            </w:tcMar>
            <w:hideMark/>
          </w:tcPr>
          <w:p w14:paraId="0590794A" w14:textId="77777777" w:rsidR="00B55982" w:rsidRPr="00B55982" w:rsidRDefault="00B55982" w:rsidP="00B55982">
            <w:pPr>
              <w:spacing w:line="300" w:lineRule="atLeast"/>
              <w:jc w:val="left"/>
              <w:rPr>
                <w:ins w:id="1455"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89B46C" w14:textId="77777777" w:rsidR="00B55982" w:rsidRPr="00B55982" w:rsidRDefault="00B55982" w:rsidP="00B55982">
            <w:pPr>
              <w:spacing w:line="300" w:lineRule="atLeast"/>
              <w:jc w:val="left"/>
              <w:rPr>
                <w:ins w:id="1456" w:author="Cláudio Nóbrega" w:date="2020-07-18T10:52:00Z"/>
                <w:rFonts w:ascii="Consolas" w:hAnsi="Consolas" w:cs="Segoe UI"/>
                <w:color w:val="24292E"/>
                <w:sz w:val="18"/>
                <w:szCs w:val="18"/>
              </w:rPr>
            </w:pPr>
            <w:ins w:id="1457" w:author="Cláudio Nóbrega" w:date="2020-07-18T10:52: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detections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gramStart"/>
              <w:r w:rsidRPr="00B55982">
                <w:rPr>
                  <w:rFonts w:ascii="Consolas" w:hAnsi="Consolas" w:cs="Segoe UI"/>
                  <w:color w:val="6F42C1"/>
                  <w:sz w:val="18"/>
                  <w:szCs w:val="18"/>
                </w:rPr>
                <w:t>detector</w:t>
              </w:r>
              <w:r w:rsidRPr="00B55982">
                <w:rPr>
                  <w:rFonts w:ascii="Consolas" w:hAnsi="Consolas" w:cs="Segoe UI"/>
                  <w:color w:val="24292E"/>
                  <w:sz w:val="18"/>
                  <w:szCs w:val="18"/>
                </w:rPr>
                <w:t>(</w:t>
              </w:r>
              <w:proofErr w:type="spellStart"/>
              <w:proofErr w:type="gramEnd"/>
              <w:r w:rsidRPr="00B55982">
                <w:rPr>
                  <w:rFonts w:ascii="Consolas" w:hAnsi="Consolas" w:cs="Segoe UI"/>
                  <w:color w:val="24292E"/>
                  <w:sz w:val="18"/>
                  <w:szCs w:val="18"/>
                </w:rPr>
                <w:t>clahe_image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6A737D"/>
                  <w:sz w:val="18"/>
                  <w:szCs w:val="18"/>
                </w:rPr>
                <w:t>#Detecta as faces na imagem</w:t>
              </w:r>
            </w:ins>
          </w:p>
        </w:tc>
      </w:tr>
      <w:tr w:rsidR="00B55982" w:rsidRPr="00B55982" w14:paraId="208CB8F0" w14:textId="77777777" w:rsidTr="00B55982">
        <w:trPr>
          <w:ins w:id="1458" w:author="Cláudio Nóbrega" w:date="2020-07-18T10:52:00Z"/>
        </w:trPr>
        <w:tc>
          <w:tcPr>
            <w:tcW w:w="750" w:type="dxa"/>
            <w:shd w:val="clear" w:color="auto" w:fill="FFFFFF"/>
            <w:noWrap/>
            <w:tcMar>
              <w:top w:w="0" w:type="dxa"/>
              <w:left w:w="150" w:type="dxa"/>
              <w:bottom w:w="0" w:type="dxa"/>
              <w:right w:w="150" w:type="dxa"/>
            </w:tcMar>
            <w:hideMark/>
          </w:tcPr>
          <w:p w14:paraId="43BE5412" w14:textId="77777777" w:rsidR="00B55982" w:rsidRPr="00B55982" w:rsidRDefault="00B55982" w:rsidP="00B55982">
            <w:pPr>
              <w:spacing w:line="300" w:lineRule="atLeast"/>
              <w:jc w:val="left"/>
              <w:rPr>
                <w:ins w:id="1459"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AC1ACA" w14:textId="77777777" w:rsidR="00B55982" w:rsidRPr="00B55982" w:rsidRDefault="00B55982" w:rsidP="00B55982">
            <w:pPr>
              <w:spacing w:line="300" w:lineRule="atLeast"/>
              <w:jc w:val="left"/>
              <w:rPr>
                <w:ins w:id="1460" w:author="Cláudio Nóbrega" w:date="2020-07-18T10:52:00Z"/>
                <w:rFonts w:ascii="Consolas" w:hAnsi="Consolas" w:cs="Segoe UI"/>
                <w:color w:val="24292E"/>
                <w:sz w:val="18"/>
                <w:szCs w:val="18"/>
              </w:rPr>
            </w:pPr>
            <w:ins w:id="1461" w:author="Cláudio Nóbrega" w:date="2020-07-18T10:52:00Z">
              <w:r w:rsidRPr="00B55982">
                <w:rPr>
                  <w:rFonts w:ascii="Consolas" w:hAnsi="Consolas" w:cs="Segoe UI"/>
                  <w:color w:val="24292E"/>
                  <w:sz w:val="18"/>
                  <w:szCs w:val="18"/>
                </w:rPr>
                <w:t xml:space="preserve">    </w:t>
              </w:r>
              <w:r w:rsidRPr="00B55982">
                <w:rPr>
                  <w:rFonts w:ascii="Consolas" w:hAnsi="Consolas" w:cs="Segoe UI"/>
                  <w:color w:val="D73A49"/>
                  <w:sz w:val="18"/>
                  <w:szCs w:val="18"/>
                </w:rPr>
                <w:t>for</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k,d</w:t>
              </w:r>
              <w:proofErr w:type="spellEnd"/>
              <w:proofErr w:type="gramEnd"/>
              <w:r w:rsidRPr="00B55982">
                <w:rPr>
                  <w:rFonts w:ascii="Consolas" w:hAnsi="Consolas" w:cs="Segoe UI"/>
                  <w:color w:val="24292E"/>
                  <w:sz w:val="18"/>
                  <w:szCs w:val="18"/>
                </w:rPr>
                <w:t xml:space="preserve"> </w:t>
              </w:r>
              <w:r w:rsidRPr="00B55982">
                <w:rPr>
                  <w:rFonts w:ascii="Consolas" w:hAnsi="Consolas" w:cs="Segoe UI"/>
                  <w:color w:val="005CC5"/>
                  <w:sz w:val="18"/>
                  <w:szCs w:val="18"/>
                </w:rPr>
                <w:t>in</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enumerate</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detections</w:t>
              </w:r>
              <w:proofErr w:type="spellEnd"/>
              <w:r w:rsidRPr="00B55982">
                <w:rPr>
                  <w:rFonts w:ascii="Consolas" w:hAnsi="Consolas" w:cs="Segoe UI"/>
                  <w:color w:val="24292E"/>
                  <w:sz w:val="18"/>
                  <w:szCs w:val="18"/>
                </w:rPr>
                <w:t xml:space="preserve">): </w:t>
              </w:r>
              <w:r w:rsidRPr="00B55982">
                <w:rPr>
                  <w:rFonts w:ascii="Consolas" w:hAnsi="Consolas" w:cs="Segoe UI"/>
                  <w:color w:val="6A737D"/>
                  <w:sz w:val="18"/>
                  <w:szCs w:val="18"/>
                </w:rPr>
                <w:t>#Para cada face detectada</w:t>
              </w:r>
            </w:ins>
          </w:p>
        </w:tc>
      </w:tr>
      <w:tr w:rsidR="00B55982" w:rsidRPr="00B55982" w14:paraId="6AA00F11" w14:textId="77777777" w:rsidTr="00B55982">
        <w:trPr>
          <w:ins w:id="1462" w:author="Cláudio Nóbrega" w:date="2020-07-18T10:52:00Z"/>
        </w:trPr>
        <w:tc>
          <w:tcPr>
            <w:tcW w:w="750" w:type="dxa"/>
            <w:shd w:val="clear" w:color="auto" w:fill="FFFFFF"/>
            <w:noWrap/>
            <w:tcMar>
              <w:top w:w="0" w:type="dxa"/>
              <w:left w:w="150" w:type="dxa"/>
              <w:bottom w:w="0" w:type="dxa"/>
              <w:right w:w="150" w:type="dxa"/>
            </w:tcMar>
            <w:hideMark/>
          </w:tcPr>
          <w:p w14:paraId="519F84E9" w14:textId="77777777" w:rsidR="00B55982" w:rsidRPr="00B55982" w:rsidRDefault="00B55982" w:rsidP="00B55982">
            <w:pPr>
              <w:spacing w:line="300" w:lineRule="atLeast"/>
              <w:jc w:val="left"/>
              <w:rPr>
                <w:ins w:id="1463"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BAC18C" w14:textId="77777777" w:rsidR="00B55982" w:rsidRPr="00B55982" w:rsidRDefault="00B55982" w:rsidP="00B55982">
            <w:pPr>
              <w:spacing w:line="300" w:lineRule="atLeast"/>
              <w:jc w:val="left"/>
              <w:rPr>
                <w:ins w:id="1464" w:author="Cláudio Nóbrega" w:date="2020-07-18T10:52:00Z"/>
                <w:rFonts w:ascii="Consolas" w:hAnsi="Consolas" w:cs="Segoe UI"/>
                <w:color w:val="24292E"/>
                <w:sz w:val="18"/>
                <w:szCs w:val="18"/>
              </w:rPr>
            </w:pPr>
            <w:ins w:id="1465" w:author="Cláudio Nóbrega" w:date="2020-07-18T10:52:00Z">
              <w:r w:rsidRPr="00B55982">
                <w:rPr>
                  <w:rFonts w:ascii="Consolas" w:hAnsi="Consolas" w:cs="Segoe UI"/>
                  <w:color w:val="24292E"/>
                  <w:sz w:val="18"/>
                  <w:szCs w:val="18"/>
                </w:rPr>
                <w:t xml:space="preserve">        shape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6F42C1"/>
                  <w:sz w:val="18"/>
                  <w:szCs w:val="18"/>
                </w:rPr>
                <w:t>predictor</w:t>
              </w:r>
              <w:proofErr w:type="spellEnd"/>
              <w:r w:rsidRPr="00B55982">
                <w:rPr>
                  <w:rFonts w:ascii="Consolas" w:hAnsi="Consolas" w:cs="Segoe UI"/>
                  <w:color w:val="24292E"/>
                  <w:sz w:val="18"/>
                  <w:szCs w:val="18"/>
                </w:rPr>
                <w:t>(</w:t>
              </w:r>
              <w:proofErr w:type="spellStart"/>
              <w:proofErr w:type="gramEnd"/>
              <w:r w:rsidRPr="00B55982">
                <w:rPr>
                  <w:rFonts w:ascii="Consolas" w:hAnsi="Consolas" w:cs="Segoe UI"/>
                  <w:color w:val="24292E"/>
                  <w:sz w:val="18"/>
                  <w:szCs w:val="18"/>
                </w:rPr>
                <w:t>clahe_image</w:t>
              </w:r>
              <w:proofErr w:type="spellEnd"/>
              <w:r w:rsidRPr="00B55982">
                <w:rPr>
                  <w:rFonts w:ascii="Consolas" w:hAnsi="Consolas" w:cs="Segoe UI"/>
                  <w:color w:val="24292E"/>
                  <w:sz w:val="18"/>
                  <w:szCs w:val="18"/>
                </w:rPr>
                <w:t xml:space="preserve">, d) </w:t>
              </w:r>
              <w:r w:rsidRPr="00B55982">
                <w:rPr>
                  <w:rFonts w:ascii="Consolas" w:hAnsi="Consolas" w:cs="Segoe UI"/>
                  <w:color w:val="6A737D"/>
                  <w:sz w:val="18"/>
                  <w:szCs w:val="18"/>
                </w:rPr>
                <w:t>#Obtém as coordenadas</w:t>
              </w:r>
            </w:ins>
          </w:p>
        </w:tc>
      </w:tr>
      <w:tr w:rsidR="00B55982" w:rsidRPr="00B55982" w14:paraId="75CB0578" w14:textId="77777777" w:rsidTr="00B55982">
        <w:trPr>
          <w:ins w:id="1466" w:author="Cláudio Nóbrega" w:date="2020-07-18T10:52:00Z"/>
        </w:trPr>
        <w:tc>
          <w:tcPr>
            <w:tcW w:w="750" w:type="dxa"/>
            <w:shd w:val="clear" w:color="auto" w:fill="FFFFFF"/>
            <w:noWrap/>
            <w:tcMar>
              <w:top w:w="0" w:type="dxa"/>
              <w:left w:w="150" w:type="dxa"/>
              <w:bottom w:w="0" w:type="dxa"/>
              <w:right w:w="150" w:type="dxa"/>
            </w:tcMar>
            <w:hideMark/>
          </w:tcPr>
          <w:p w14:paraId="196EFF15" w14:textId="77777777" w:rsidR="00B55982" w:rsidRPr="00B55982" w:rsidRDefault="00B55982" w:rsidP="00B55982">
            <w:pPr>
              <w:spacing w:line="300" w:lineRule="atLeast"/>
              <w:jc w:val="left"/>
              <w:rPr>
                <w:ins w:id="1467"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3C7E6D" w14:textId="77777777" w:rsidR="00B55982" w:rsidRPr="00B55982" w:rsidRDefault="00B55982" w:rsidP="00B55982">
            <w:pPr>
              <w:spacing w:line="300" w:lineRule="atLeast"/>
              <w:jc w:val="left"/>
              <w:rPr>
                <w:ins w:id="1468" w:author="Cláudio Nóbrega" w:date="2020-07-18T10:52:00Z"/>
                <w:rFonts w:ascii="Consolas" w:hAnsi="Consolas" w:cs="Segoe UI"/>
                <w:color w:val="24292E"/>
                <w:sz w:val="18"/>
                <w:szCs w:val="18"/>
              </w:rPr>
            </w:pPr>
            <w:ins w:id="1469" w:author="Cláudio Nóbrega" w:date="2020-07-18T10:52:00Z">
              <w:r w:rsidRPr="00B55982">
                <w:rPr>
                  <w:rFonts w:ascii="Consolas" w:hAnsi="Consolas" w:cs="Segoe UI"/>
                  <w:color w:val="24292E"/>
                  <w:sz w:val="18"/>
                  <w:szCs w:val="18"/>
                </w:rPr>
                <w:t xml:space="preserve">        </w:t>
              </w:r>
              <w:r w:rsidRPr="00B55982">
                <w:rPr>
                  <w:rFonts w:ascii="Consolas" w:hAnsi="Consolas" w:cs="Segoe UI"/>
                  <w:color w:val="D73A49"/>
                  <w:sz w:val="18"/>
                  <w:szCs w:val="18"/>
                </w:rPr>
                <w:t>for</w:t>
              </w:r>
              <w:r w:rsidRPr="00B55982">
                <w:rPr>
                  <w:rFonts w:ascii="Consolas" w:hAnsi="Consolas" w:cs="Segoe UI"/>
                  <w:color w:val="24292E"/>
                  <w:sz w:val="18"/>
                  <w:szCs w:val="18"/>
                </w:rPr>
                <w:t xml:space="preserve"> i </w:t>
              </w:r>
              <w:r w:rsidRPr="00B55982">
                <w:rPr>
                  <w:rFonts w:ascii="Consolas" w:hAnsi="Consolas" w:cs="Segoe UI"/>
                  <w:color w:val="005CC5"/>
                  <w:sz w:val="18"/>
                  <w:szCs w:val="18"/>
                </w:rPr>
                <w:t>in</w:t>
              </w:r>
              <w:r w:rsidRPr="00B55982">
                <w:rPr>
                  <w:rFonts w:ascii="Consolas" w:hAnsi="Consolas" w:cs="Segoe UI"/>
                  <w:color w:val="24292E"/>
                  <w:sz w:val="18"/>
                  <w:szCs w:val="18"/>
                </w:rPr>
                <w:t xml:space="preserve"> </w:t>
              </w:r>
              <w:proofErr w:type="gramStart"/>
              <w:r w:rsidRPr="00B55982">
                <w:rPr>
                  <w:rFonts w:ascii="Consolas" w:hAnsi="Consolas" w:cs="Segoe UI"/>
                  <w:color w:val="6F42C1"/>
                  <w:sz w:val="18"/>
                  <w:szCs w:val="18"/>
                </w:rPr>
                <w:t>range</w:t>
              </w:r>
              <w:r w:rsidRPr="00B55982">
                <w:rPr>
                  <w:rFonts w:ascii="Consolas" w:hAnsi="Consolas" w:cs="Segoe UI"/>
                  <w:color w:val="24292E"/>
                  <w:sz w:val="18"/>
                  <w:szCs w:val="18"/>
                </w:rPr>
                <w:t>(</w:t>
              </w:r>
              <w:proofErr w:type="gramEnd"/>
              <w:r w:rsidRPr="00B55982">
                <w:rPr>
                  <w:rFonts w:ascii="Consolas" w:hAnsi="Consolas" w:cs="Segoe UI"/>
                  <w:color w:val="005CC5"/>
                  <w:sz w:val="18"/>
                  <w:szCs w:val="18"/>
                </w:rPr>
                <w:t>1</w:t>
              </w:r>
              <w:r w:rsidRPr="00B55982">
                <w:rPr>
                  <w:rFonts w:ascii="Consolas" w:hAnsi="Consolas" w:cs="Segoe UI"/>
                  <w:color w:val="24292E"/>
                  <w:sz w:val="18"/>
                  <w:szCs w:val="18"/>
                </w:rPr>
                <w:t>,</w:t>
              </w:r>
              <w:r w:rsidRPr="00B55982">
                <w:rPr>
                  <w:rFonts w:ascii="Consolas" w:hAnsi="Consolas" w:cs="Segoe UI"/>
                  <w:color w:val="005CC5"/>
                  <w:sz w:val="18"/>
                  <w:szCs w:val="18"/>
                </w:rPr>
                <w:t>68</w:t>
              </w:r>
              <w:r w:rsidRPr="00B55982">
                <w:rPr>
                  <w:rFonts w:ascii="Consolas" w:hAnsi="Consolas" w:cs="Segoe UI"/>
                  <w:color w:val="24292E"/>
                  <w:sz w:val="18"/>
                  <w:szCs w:val="18"/>
                </w:rPr>
                <w:t xml:space="preserve">): </w:t>
              </w:r>
              <w:r w:rsidRPr="00B55982">
                <w:rPr>
                  <w:rFonts w:ascii="Consolas" w:hAnsi="Consolas" w:cs="Segoe UI"/>
                  <w:color w:val="6A737D"/>
                  <w:sz w:val="18"/>
                  <w:szCs w:val="18"/>
                </w:rPr>
                <w:t>#Há 68 pontos de referência em cada face</w:t>
              </w:r>
            </w:ins>
          </w:p>
        </w:tc>
      </w:tr>
      <w:tr w:rsidR="00B55982" w:rsidRPr="00B55982" w14:paraId="7FFE922D" w14:textId="77777777" w:rsidTr="00B55982">
        <w:trPr>
          <w:ins w:id="1470" w:author="Cláudio Nóbrega" w:date="2020-07-18T10:52:00Z"/>
        </w:trPr>
        <w:tc>
          <w:tcPr>
            <w:tcW w:w="750" w:type="dxa"/>
            <w:shd w:val="clear" w:color="auto" w:fill="FFFFFF"/>
            <w:noWrap/>
            <w:tcMar>
              <w:top w:w="0" w:type="dxa"/>
              <w:left w:w="150" w:type="dxa"/>
              <w:bottom w:w="0" w:type="dxa"/>
              <w:right w:w="150" w:type="dxa"/>
            </w:tcMar>
            <w:hideMark/>
          </w:tcPr>
          <w:p w14:paraId="089DBFB0" w14:textId="77777777" w:rsidR="00B55982" w:rsidRPr="00B55982" w:rsidRDefault="00B55982" w:rsidP="00B55982">
            <w:pPr>
              <w:spacing w:line="300" w:lineRule="atLeast"/>
              <w:jc w:val="left"/>
              <w:rPr>
                <w:ins w:id="1471"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CF766A" w14:textId="77777777" w:rsidR="00B55982" w:rsidRPr="00B55982" w:rsidRDefault="00B55982" w:rsidP="00B55982">
            <w:pPr>
              <w:spacing w:line="300" w:lineRule="atLeast"/>
              <w:jc w:val="left"/>
              <w:rPr>
                <w:ins w:id="1472" w:author="Cláudio Nóbrega" w:date="2020-07-18T10:52:00Z"/>
                <w:rFonts w:ascii="Consolas" w:hAnsi="Consolas" w:cs="Segoe UI"/>
                <w:color w:val="24292E"/>
                <w:sz w:val="18"/>
                <w:szCs w:val="18"/>
              </w:rPr>
            </w:pPr>
            <w:ins w:id="1473" w:author="Cláudio Nóbrega" w:date="2020-07-18T10:52:00Z">
              <w:r w:rsidRPr="00B55982">
                <w:rPr>
                  <w:rFonts w:ascii="Consolas" w:hAnsi="Consolas" w:cs="Segoe UI"/>
                  <w:color w:val="24292E"/>
                  <w:sz w:val="18"/>
                  <w:szCs w:val="18"/>
                </w:rPr>
                <w:t xml:space="preserve">            cv2.</w:t>
              </w:r>
              <w:r w:rsidRPr="00B55982">
                <w:rPr>
                  <w:rFonts w:ascii="Consolas" w:hAnsi="Consolas" w:cs="Segoe UI"/>
                  <w:color w:val="6F42C1"/>
                  <w:sz w:val="18"/>
                  <w:szCs w:val="18"/>
                </w:rPr>
                <w:t>circle</w:t>
              </w:r>
              <w:r w:rsidRPr="00B55982">
                <w:rPr>
                  <w:rFonts w:ascii="Consolas" w:hAnsi="Consolas" w:cs="Segoe UI"/>
                  <w:color w:val="24292E"/>
                  <w:sz w:val="18"/>
                  <w:szCs w:val="18"/>
                </w:rPr>
                <w:t>(frame, (</w:t>
              </w:r>
              <w:proofErr w:type="spellStart"/>
              <w:r w:rsidRPr="00B55982">
                <w:rPr>
                  <w:rFonts w:ascii="Consolas" w:hAnsi="Consolas" w:cs="Segoe UI"/>
                  <w:color w:val="24292E"/>
                  <w:sz w:val="18"/>
                  <w:szCs w:val="18"/>
                </w:rPr>
                <w:t>shape.</w:t>
              </w:r>
              <w:r w:rsidRPr="00B55982">
                <w:rPr>
                  <w:rFonts w:ascii="Consolas" w:hAnsi="Consolas" w:cs="Segoe UI"/>
                  <w:color w:val="6F42C1"/>
                  <w:sz w:val="18"/>
                  <w:szCs w:val="18"/>
                </w:rPr>
                <w:t>part</w:t>
              </w:r>
              <w:proofErr w:type="spellEnd"/>
              <w:r w:rsidRPr="00B55982">
                <w:rPr>
                  <w:rFonts w:ascii="Consolas" w:hAnsi="Consolas" w:cs="Segoe UI"/>
                  <w:color w:val="24292E"/>
                  <w:sz w:val="18"/>
                  <w:szCs w:val="18"/>
                </w:rPr>
                <w:t xml:space="preserve">(i).x, </w:t>
              </w:r>
              <w:proofErr w:type="spellStart"/>
              <w:r w:rsidRPr="00B55982">
                <w:rPr>
                  <w:rFonts w:ascii="Consolas" w:hAnsi="Consolas" w:cs="Segoe UI"/>
                  <w:color w:val="24292E"/>
                  <w:sz w:val="18"/>
                  <w:szCs w:val="18"/>
                </w:rPr>
                <w:t>shape.</w:t>
              </w:r>
              <w:r w:rsidRPr="00B55982">
                <w:rPr>
                  <w:rFonts w:ascii="Consolas" w:hAnsi="Consolas" w:cs="Segoe UI"/>
                  <w:color w:val="6F42C1"/>
                  <w:sz w:val="18"/>
                  <w:szCs w:val="18"/>
                </w:rPr>
                <w:t>part</w:t>
              </w:r>
              <w:proofErr w:type="spellEnd"/>
              <w:r w:rsidRPr="00B55982">
                <w:rPr>
                  <w:rFonts w:ascii="Consolas" w:hAnsi="Consolas" w:cs="Segoe UI"/>
                  <w:color w:val="24292E"/>
                  <w:sz w:val="18"/>
                  <w:szCs w:val="18"/>
                </w:rPr>
                <w:t>(i</w:t>
              </w:r>
              <w:proofErr w:type="gramStart"/>
              <w:r w:rsidRPr="00B55982">
                <w:rPr>
                  <w:rFonts w:ascii="Consolas" w:hAnsi="Consolas" w:cs="Segoe UI"/>
                  <w:color w:val="24292E"/>
                  <w:sz w:val="18"/>
                  <w:szCs w:val="18"/>
                </w:rPr>
                <w:t>).y</w:t>
              </w:r>
              <w:proofErr w:type="gramEnd"/>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r w:rsidRPr="00B55982">
                <w:rPr>
                  <w:rFonts w:ascii="Consolas" w:hAnsi="Consolas" w:cs="Segoe UI"/>
                  <w:color w:val="24292E"/>
                  <w:sz w:val="18"/>
                  <w:szCs w:val="18"/>
                </w:rPr>
                <w:t>, (</w:t>
              </w:r>
              <w:r w:rsidRPr="00B55982">
                <w:rPr>
                  <w:rFonts w:ascii="Consolas" w:hAnsi="Consolas" w:cs="Segoe UI"/>
                  <w:color w:val="005CC5"/>
                  <w:sz w:val="18"/>
                  <w:szCs w:val="18"/>
                </w:rPr>
                <w:t>0</w:t>
              </w:r>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thickness</w:t>
              </w:r>
              <w:proofErr w:type="spellEnd"/>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#Para cada ponto, desenhe um círculo vermelho de espessura 2 no frame original </w:t>
              </w:r>
            </w:ins>
          </w:p>
        </w:tc>
      </w:tr>
      <w:tr w:rsidR="00B55982" w:rsidRPr="00B55982" w14:paraId="3A9B811C" w14:textId="77777777" w:rsidTr="00B55982">
        <w:trPr>
          <w:ins w:id="1474" w:author="Cláudio Nóbrega" w:date="2020-07-18T10:52:00Z"/>
        </w:trPr>
        <w:tc>
          <w:tcPr>
            <w:tcW w:w="750" w:type="dxa"/>
            <w:shd w:val="clear" w:color="auto" w:fill="FFFFFF"/>
            <w:noWrap/>
            <w:tcMar>
              <w:top w:w="0" w:type="dxa"/>
              <w:left w:w="150" w:type="dxa"/>
              <w:bottom w:w="0" w:type="dxa"/>
              <w:right w:w="150" w:type="dxa"/>
            </w:tcMar>
            <w:hideMark/>
          </w:tcPr>
          <w:p w14:paraId="643AC819" w14:textId="77777777" w:rsidR="00B55982" w:rsidRPr="00B55982" w:rsidRDefault="00B55982" w:rsidP="00B55982">
            <w:pPr>
              <w:spacing w:line="300" w:lineRule="atLeast"/>
              <w:jc w:val="left"/>
              <w:rPr>
                <w:ins w:id="1475"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1B5BBF" w14:textId="77777777" w:rsidR="00B55982" w:rsidRPr="00B55982" w:rsidRDefault="00B55982" w:rsidP="00B55982">
            <w:pPr>
              <w:spacing w:line="300" w:lineRule="atLeast"/>
              <w:jc w:val="left"/>
              <w:rPr>
                <w:ins w:id="1476" w:author="Cláudio Nóbrega" w:date="2020-07-18T10:52:00Z"/>
                <w:rFonts w:ascii="Consolas" w:hAnsi="Consolas" w:cs="Segoe UI"/>
                <w:color w:val="24292E"/>
                <w:sz w:val="18"/>
                <w:szCs w:val="18"/>
              </w:rPr>
            </w:pPr>
            <w:ins w:id="1477" w:author="Cláudio Nóbrega" w:date="2020-07-18T10:52:00Z">
              <w:r w:rsidRPr="00B55982">
                <w:rPr>
                  <w:rFonts w:ascii="Consolas" w:hAnsi="Consolas" w:cs="Segoe UI"/>
                  <w:color w:val="24292E"/>
                  <w:sz w:val="18"/>
                  <w:szCs w:val="18"/>
                </w:rPr>
                <w:t xml:space="preserve">    cv2.</w:t>
              </w:r>
              <w:r w:rsidRPr="00B55982">
                <w:rPr>
                  <w:rFonts w:ascii="Consolas" w:hAnsi="Consolas" w:cs="Segoe UI"/>
                  <w:color w:val="6F42C1"/>
                  <w:sz w:val="18"/>
                  <w:szCs w:val="18"/>
                </w:rPr>
                <w:t>imshow</w:t>
              </w:r>
              <w:r w:rsidRPr="00B55982">
                <w:rPr>
                  <w:rFonts w:ascii="Consolas" w:hAnsi="Consolas" w:cs="Segoe UI"/>
                  <w:color w:val="24292E"/>
                  <w:sz w:val="18"/>
                  <w:szCs w:val="18"/>
                </w:rPr>
                <w:t>(</w:t>
              </w:r>
              <w:r w:rsidRPr="00B55982">
                <w:rPr>
                  <w:rFonts w:ascii="Consolas" w:hAnsi="Consolas" w:cs="Segoe UI"/>
                  <w:color w:val="032F62"/>
                  <w:sz w:val="18"/>
                  <w:szCs w:val="18"/>
                </w:rPr>
                <w:t>"</w:t>
              </w:r>
              <w:proofErr w:type="spellStart"/>
              <w:r w:rsidRPr="00B55982">
                <w:rPr>
                  <w:rFonts w:ascii="Consolas" w:hAnsi="Consolas" w:cs="Segoe UI"/>
                  <w:color w:val="032F62"/>
                  <w:sz w:val="18"/>
                  <w:szCs w:val="18"/>
                </w:rPr>
                <w:t>image</w:t>
              </w:r>
              <w:proofErr w:type="spellEnd"/>
              <w:r w:rsidRPr="00B55982">
                <w:rPr>
                  <w:rFonts w:ascii="Consolas" w:hAnsi="Consolas" w:cs="Segoe UI"/>
                  <w:color w:val="032F62"/>
                  <w:sz w:val="18"/>
                  <w:szCs w:val="18"/>
                </w:rPr>
                <w:t>"</w:t>
              </w:r>
              <w:r w:rsidRPr="00B55982">
                <w:rPr>
                  <w:rFonts w:ascii="Consolas" w:hAnsi="Consolas" w:cs="Segoe UI"/>
                  <w:color w:val="24292E"/>
                  <w:sz w:val="18"/>
                  <w:szCs w:val="18"/>
                </w:rPr>
                <w:t xml:space="preserve">, frame) </w:t>
              </w:r>
              <w:r w:rsidRPr="00B55982">
                <w:rPr>
                  <w:rFonts w:ascii="Consolas" w:hAnsi="Consolas" w:cs="Segoe UI"/>
                  <w:color w:val="6A737D"/>
                  <w:sz w:val="18"/>
                  <w:szCs w:val="18"/>
                </w:rPr>
                <w:t>#Exibe o frame</w:t>
              </w:r>
            </w:ins>
          </w:p>
        </w:tc>
      </w:tr>
      <w:tr w:rsidR="00B55982" w:rsidRPr="00B55982" w14:paraId="4420719F" w14:textId="77777777" w:rsidTr="00B55982">
        <w:trPr>
          <w:ins w:id="1478" w:author="Cláudio Nóbrega" w:date="2020-07-18T10:52:00Z"/>
        </w:trPr>
        <w:tc>
          <w:tcPr>
            <w:tcW w:w="750" w:type="dxa"/>
            <w:shd w:val="clear" w:color="auto" w:fill="FFFFFF"/>
            <w:noWrap/>
            <w:tcMar>
              <w:top w:w="0" w:type="dxa"/>
              <w:left w:w="150" w:type="dxa"/>
              <w:bottom w:w="0" w:type="dxa"/>
              <w:right w:w="150" w:type="dxa"/>
            </w:tcMar>
            <w:hideMark/>
          </w:tcPr>
          <w:p w14:paraId="7AB4D706" w14:textId="77777777" w:rsidR="00B55982" w:rsidRPr="00B55982" w:rsidRDefault="00B55982" w:rsidP="00B55982">
            <w:pPr>
              <w:spacing w:line="300" w:lineRule="atLeast"/>
              <w:jc w:val="left"/>
              <w:rPr>
                <w:ins w:id="1479"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AA08CE" w14:textId="77777777" w:rsidR="00B55982" w:rsidRPr="00B55982" w:rsidRDefault="00B55982" w:rsidP="00B55982">
            <w:pPr>
              <w:spacing w:line="300" w:lineRule="atLeast"/>
              <w:jc w:val="left"/>
              <w:rPr>
                <w:ins w:id="1480" w:author="Cláudio Nóbrega" w:date="2020-07-18T10:52:00Z"/>
                <w:rFonts w:ascii="Consolas" w:hAnsi="Consolas" w:cs="Segoe UI"/>
                <w:color w:val="24292E"/>
                <w:sz w:val="18"/>
                <w:szCs w:val="18"/>
              </w:rPr>
            </w:pPr>
            <w:ins w:id="1481" w:author="Cláudio Nóbrega" w:date="2020-07-18T10:52: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cv2.</w:t>
              </w:r>
              <w:r w:rsidRPr="00B55982">
                <w:rPr>
                  <w:rFonts w:ascii="Consolas" w:hAnsi="Consolas" w:cs="Segoe UI"/>
                  <w:color w:val="6F42C1"/>
                  <w:sz w:val="18"/>
                  <w:szCs w:val="18"/>
                </w:rPr>
                <w:t>waitKey</w:t>
              </w:r>
              <w:r w:rsidRPr="00B55982">
                <w:rPr>
                  <w:rFonts w:ascii="Consolas" w:hAnsi="Consolas" w:cs="Segoe UI"/>
                  <w:color w:val="24292E"/>
                  <w:sz w:val="18"/>
                  <w:szCs w:val="18"/>
                </w:rPr>
                <w:t>(</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005CC5"/>
                  <w:sz w:val="18"/>
                  <w:szCs w:val="18"/>
                </w:rPr>
                <w:t>&amp;</w:t>
              </w:r>
              <w:r w:rsidRPr="00B55982">
                <w:rPr>
                  <w:rFonts w:ascii="Consolas" w:hAnsi="Consolas" w:cs="Segoe UI"/>
                  <w:color w:val="24292E"/>
                  <w:sz w:val="18"/>
                  <w:szCs w:val="18"/>
                </w:rPr>
                <w:t xml:space="preserve"> </w:t>
              </w:r>
              <w:r w:rsidRPr="00B55982">
                <w:rPr>
                  <w:rFonts w:ascii="Consolas" w:hAnsi="Consolas" w:cs="Segoe UI"/>
                  <w:color w:val="005CC5"/>
                  <w:sz w:val="18"/>
                  <w:szCs w:val="18"/>
                </w:rPr>
                <w:t>0xFF</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ord</w:t>
              </w:r>
              <w:proofErr w:type="spellEnd"/>
              <w:r w:rsidRPr="00B55982">
                <w:rPr>
                  <w:rFonts w:ascii="Consolas" w:hAnsi="Consolas" w:cs="Segoe UI"/>
                  <w:color w:val="24292E"/>
                  <w:sz w:val="18"/>
                  <w:szCs w:val="18"/>
                </w:rPr>
                <w:t>(</w:t>
              </w:r>
              <w:r w:rsidRPr="00B55982">
                <w:rPr>
                  <w:rFonts w:ascii="Consolas" w:hAnsi="Consolas" w:cs="Segoe UI"/>
                  <w:color w:val="032F62"/>
                  <w:sz w:val="18"/>
                  <w:szCs w:val="18"/>
                </w:rPr>
                <w:t>'q'</w:t>
              </w:r>
              <w:r w:rsidRPr="00B55982">
                <w:rPr>
                  <w:rFonts w:ascii="Consolas" w:hAnsi="Consolas" w:cs="Segoe UI"/>
                  <w:color w:val="24292E"/>
                  <w:sz w:val="18"/>
                  <w:szCs w:val="18"/>
                </w:rPr>
                <w:t xml:space="preserve">): </w:t>
              </w:r>
              <w:r w:rsidRPr="00B55982">
                <w:rPr>
                  <w:rFonts w:ascii="Consolas" w:hAnsi="Consolas" w:cs="Segoe UI"/>
                  <w:color w:val="6A737D"/>
                  <w:sz w:val="18"/>
                  <w:szCs w:val="18"/>
                </w:rPr>
                <w:t>#Finalizar a execução ao clicar em 'q'</w:t>
              </w:r>
            </w:ins>
          </w:p>
        </w:tc>
      </w:tr>
      <w:tr w:rsidR="00B55982" w:rsidRPr="00B55982" w14:paraId="1BB9C7A5" w14:textId="77777777" w:rsidTr="00B55982">
        <w:tblPrEx>
          <w:tblW w:w="0" w:type="auto"/>
          <w:shd w:val="clear" w:color="auto" w:fill="FFFFFF"/>
          <w:tblCellMar>
            <w:top w:w="15" w:type="dxa"/>
            <w:left w:w="15" w:type="dxa"/>
            <w:bottom w:w="15" w:type="dxa"/>
            <w:right w:w="15" w:type="dxa"/>
          </w:tblCellMar>
          <w:tblPrExChange w:id="1482" w:author="Cláudio Nóbrega" w:date="2020-07-18T10:52:00Z">
            <w:tblPrEx>
              <w:tblW w:w="0" w:type="auto"/>
              <w:shd w:val="clear" w:color="auto" w:fill="FFFFFF"/>
              <w:tblCellMar>
                <w:top w:w="15" w:type="dxa"/>
                <w:left w:w="15" w:type="dxa"/>
                <w:bottom w:w="15" w:type="dxa"/>
                <w:right w:w="15" w:type="dxa"/>
              </w:tblCellMar>
            </w:tblPrEx>
          </w:tblPrExChange>
        </w:tblPrEx>
        <w:trPr>
          <w:trHeight w:val="240"/>
          <w:ins w:id="1483" w:author="Cláudio Nóbrega" w:date="2020-07-18T10:52:00Z"/>
        </w:trPr>
        <w:tc>
          <w:tcPr>
            <w:tcW w:w="750" w:type="dxa"/>
            <w:shd w:val="clear" w:color="auto" w:fill="FFFFFF"/>
            <w:noWrap/>
            <w:tcMar>
              <w:top w:w="0" w:type="dxa"/>
              <w:left w:w="150" w:type="dxa"/>
              <w:bottom w:w="0" w:type="dxa"/>
              <w:right w:w="150" w:type="dxa"/>
            </w:tcMar>
            <w:hideMark/>
            <w:tcPrChange w:id="1484" w:author="Cláudio Nóbrega" w:date="2020-07-18T10:52:00Z">
              <w:tcPr>
                <w:tcW w:w="750" w:type="dxa"/>
                <w:shd w:val="clear" w:color="auto" w:fill="FFFFFF"/>
                <w:noWrap/>
                <w:tcMar>
                  <w:top w:w="0" w:type="dxa"/>
                  <w:left w:w="150" w:type="dxa"/>
                  <w:bottom w:w="0" w:type="dxa"/>
                  <w:right w:w="150" w:type="dxa"/>
                </w:tcMar>
                <w:hideMark/>
              </w:tcPr>
            </w:tcPrChange>
          </w:tcPr>
          <w:p w14:paraId="2BB3AFBD" w14:textId="77777777" w:rsidR="00B55982" w:rsidRPr="00B55982" w:rsidRDefault="00B55982" w:rsidP="00B55982">
            <w:pPr>
              <w:spacing w:line="300" w:lineRule="atLeast"/>
              <w:jc w:val="left"/>
              <w:rPr>
                <w:ins w:id="1485" w:author="Cláudio Nóbrega" w:date="2020-07-18T10:52: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Change w:id="1486" w:author="Cláudio Nóbrega" w:date="2020-07-18T10:52:00Z">
              <w:tcPr>
                <w:tcW w:w="0" w:type="auto"/>
                <w:shd w:val="clear" w:color="auto" w:fill="FFFFFF"/>
                <w:tcMar>
                  <w:top w:w="0" w:type="dxa"/>
                  <w:left w:w="150" w:type="dxa"/>
                  <w:bottom w:w="0" w:type="dxa"/>
                  <w:right w:w="150" w:type="dxa"/>
                </w:tcMar>
                <w:hideMark/>
              </w:tcPr>
            </w:tcPrChange>
          </w:tcPr>
          <w:p w14:paraId="2769AA5F" w14:textId="77777777" w:rsidR="00B55982" w:rsidRPr="00B55982" w:rsidRDefault="00B55982" w:rsidP="00B55982">
            <w:pPr>
              <w:spacing w:line="300" w:lineRule="atLeast"/>
              <w:jc w:val="left"/>
              <w:rPr>
                <w:ins w:id="1487" w:author="Cláudio Nóbrega" w:date="2020-07-18T10:52:00Z"/>
                <w:rFonts w:ascii="Consolas" w:hAnsi="Consolas" w:cs="Segoe UI"/>
                <w:color w:val="24292E"/>
                <w:sz w:val="18"/>
                <w:szCs w:val="18"/>
              </w:rPr>
            </w:pPr>
            <w:ins w:id="1488" w:author="Cláudio Nóbrega" w:date="2020-07-18T10:52:00Z">
              <w:r w:rsidRPr="00B55982">
                <w:rPr>
                  <w:rFonts w:ascii="Consolas" w:hAnsi="Consolas" w:cs="Segoe UI"/>
                  <w:color w:val="24292E"/>
                  <w:sz w:val="18"/>
                  <w:szCs w:val="18"/>
                </w:rPr>
                <w:t xml:space="preserve">        </w:t>
              </w:r>
              <w:r w:rsidRPr="00B55982">
                <w:rPr>
                  <w:rFonts w:ascii="Consolas" w:hAnsi="Consolas" w:cs="Segoe UI"/>
                  <w:color w:val="D73A49"/>
                  <w:sz w:val="18"/>
                  <w:szCs w:val="18"/>
                </w:rPr>
                <w:t>break</w:t>
              </w:r>
            </w:ins>
          </w:p>
        </w:tc>
      </w:tr>
    </w:tbl>
    <w:p w14:paraId="33C2E73E" w14:textId="77777777" w:rsidR="00BA2BFD" w:rsidRPr="00BA2BFD" w:rsidRDefault="00BA2BFD" w:rsidP="00BA2BFD">
      <w:pPr>
        <w:rPr>
          <w:ins w:id="1489" w:author="Cláudio Nóbrega" w:date="2020-07-18T10:45:00Z"/>
          <w:rFonts w:ascii="Times New Roman" w:hAnsi="Times New Roman"/>
          <w:rPrChange w:id="1490" w:author="Cláudio Nóbrega" w:date="2020-07-18T10:46:00Z">
            <w:rPr>
              <w:ins w:id="1491" w:author="Cláudio Nóbrega" w:date="2020-07-18T10:45:00Z"/>
              <w:rFonts w:ascii="Times New Roman" w:hAnsi="Times New Roman" w:cs="Times New Roman"/>
            </w:rPr>
          </w:rPrChange>
        </w:rPr>
        <w:pPrChange w:id="1492" w:author="Cláudio Nóbrega" w:date="2020-07-18T10:46:00Z">
          <w:pPr>
            <w:pStyle w:val="Ttulo1"/>
            <w:numPr>
              <w:numId w:val="0"/>
            </w:numPr>
            <w:tabs>
              <w:tab w:val="clear" w:pos="432"/>
            </w:tabs>
            <w:ind w:left="0" w:firstLine="0"/>
          </w:pPr>
        </w:pPrChange>
      </w:pPr>
    </w:p>
    <w:p w14:paraId="60267D45" w14:textId="75404A92" w:rsidR="00BA2BFD" w:rsidRPr="00B55982" w:rsidDel="00BA2BFD" w:rsidRDefault="00B55982" w:rsidP="00B55982">
      <w:pPr>
        <w:pStyle w:val="ndicedeilustraes"/>
        <w:shd w:val="clear" w:color="auto" w:fill="FFFFFF"/>
        <w:ind w:firstLine="851"/>
        <w:jc w:val="center"/>
        <w:rPr>
          <w:del w:id="1493" w:author="Cláudio Nóbrega" w:date="2020-07-18T10:46:00Z"/>
          <w:rFonts w:ascii="Times New Roman" w:hAnsi="Times New Roman"/>
          <w:rPrChange w:id="1494" w:author="Cláudio Nóbrega" w:date="2020-07-18T10:54:00Z">
            <w:rPr>
              <w:del w:id="1495" w:author="Cláudio Nóbrega" w:date="2020-07-18T10:46:00Z"/>
              <w:rFonts w:ascii="Times New Roman" w:hAnsi="Times New Roman" w:cs="Times New Roman"/>
            </w:rPr>
          </w:rPrChange>
        </w:rPr>
        <w:pPrChange w:id="1496" w:author="Cláudio Nóbrega" w:date="2020-07-18T10:57:00Z">
          <w:pPr>
            <w:pStyle w:val="Ttulo1"/>
            <w:numPr>
              <w:numId w:val="0"/>
            </w:numPr>
            <w:tabs>
              <w:tab w:val="clear" w:pos="432"/>
            </w:tabs>
            <w:ind w:left="0" w:firstLine="0"/>
          </w:pPr>
        </w:pPrChange>
      </w:pPr>
      <w:ins w:id="1497" w:author="Cláudio Nóbrega" w:date="2020-07-18T10:54:00Z">
        <w:r w:rsidRPr="00B55982">
          <w:rPr>
            <w:rFonts w:ascii="Times New Roman" w:hAnsi="Times New Roman"/>
            <w:rPrChange w:id="1498" w:author="Cláudio Nóbrega" w:date="2020-07-18T10:54:00Z">
              <w:rPr>
                <w:rFonts w:ascii="Times New Roman" w:hAnsi="Times New Roman"/>
                <w:b w:val="0"/>
                <w:bCs w:val="0"/>
              </w:rPr>
            </w:rPrChange>
          </w:rPr>
          <w:lastRenderedPageBreak/>
          <w:t>A</w:t>
        </w:r>
        <w:r>
          <w:rPr>
            <w:rFonts w:ascii="Times New Roman" w:hAnsi="Times New Roman"/>
          </w:rPr>
          <w:t xml:space="preserve"> seguir temos o </w:t>
        </w:r>
      </w:ins>
      <w:ins w:id="1499" w:author="Cláudio Nóbrega" w:date="2020-07-18T10:56:00Z">
        <w:r>
          <w:rPr>
            <w:rFonts w:ascii="Times New Roman" w:hAnsi="Times New Roman"/>
          </w:rPr>
          <w:t>HandGesture.py que é responsável pelo reconhecimento de gestos.</w:t>
        </w:r>
      </w:ins>
    </w:p>
    <w:p w14:paraId="6E24F229" w14:textId="7810E571" w:rsidR="00BA2BFD" w:rsidRPr="00B55982" w:rsidDel="00B55982" w:rsidRDefault="007620A4" w:rsidP="00B55982">
      <w:pPr>
        <w:ind w:firstLine="851"/>
        <w:rPr>
          <w:del w:id="1500" w:author="Cláudio Nóbrega" w:date="2020-07-18T10:46:00Z"/>
          <w:rPrChange w:id="1501" w:author="Cláudio Nóbrega" w:date="2020-07-18T10:54:00Z">
            <w:rPr>
              <w:del w:id="1502" w:author="Cláudio Nóbrega" w:date="2020-07-18T10:46:00Z"/>
            </w:rPr>
          </w:rPrChange>
        </w:rPr>
        <w:pPrChange w:id="1503" w:author="Cláudio Nóbrega" w:date="2020-07-18T10:57:00Z">
          <w:pPr/>
        </w:pPrChange>
      </w:pPr>
      <w:del w:id="1504" w:author="Cláudio Nóbrega" w:date="2020-07-18T10:46:00Z">
        <w:r w:rsidRPr="00B55982" w:rsidDel="00BA2BFD">
          <w:rPr>
            <w:noProof/>
            <w:rPrChange w:id="1505" w:author="Cláudio Nóbrega" w:date="2020-07-18T10:54:00Z">
              <w:rPr>
                <w:noProof/>
              </w:rPr>
            </w:rPrChange>
          </w:rPr>
          <w:drawing>
            <wp:inline distT="0" distB="0" distL="0" distR="0" wp14:anchorId="5E9BAC79" wp14:editId="4CF93CC4">
              <wp:extent cx="5760720" cy="31203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del>
    </w:p>
    <w:p w14:paraId="2395FE24" w14:textId="4C436632" w:rsidR="00B55982" w:rsidRDefault="00B55982" w:rsidP="00B55982">
      <w:pPr>
        <w:ind w:firstLine="851"/>
        <w:rPr>
          <w:ins w:id="1506" w:author="Cláudio Nóbrega" w:date="2020-07-18T10:53:00Z"/>
        </w:rPr>
        <w:pPrChange w:id="1507" w:author="Cláudio Nóbrega" w:date="2020-07-18T10:57:00Z">
          <w:pPr/>
        </w:pPrChange>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079"/>
      </w:tblGrid>
      <w:tr w:rsidR="00B55982" w:rsidRPr="00B55982" w14:paraId="6CF63727" w14:textId="77777777" w:rsidTr="00B55982">
        <w:trPr>
          <w:gridAfter w:val="1"/>
          <w:ins w:id="1508" w:author="Cláudio Nóbrega" w:date="2020-07-18T10:53:00Z"/>
        </w:trPr>
        <w:tc>
          <w:tcPr>
            <w:tcW w:w="0" w:type="auto"/>
            <w:shd w:val="clear" w:color="auto" w:fill="FFFFFF"/>
            <w:tcMar>
              <w:top w:w="0" w:type="dxa"/>
              <w:left w:w="150" w:type="dxa"/>
              <w:bottom w:w="0" w:type="dxa"/>
              <w:right w:w="150" w:type="dxa"/>
            </w:tcMar>
            <w:hideMark/>
          </w:tcPr>
          <w:p w14:paraId="3D4A784F" w14:textId="77777777" w:rsidR="00B55982" w:rsidRPr="00B55982" w:rsidRDefault="00B55982" w:rsidP="00B55982">
            <w:pPr>
              <w:spacing w:line="300" w:lineRule="atLeast"/>
              <w:jc w:val="left"/>
              <w:rPr>
                <w:ins w:id="1509" w:author="Cláudio Nóbrega" w:date="2020-07-18T10:53:00Z"/>
                <w:rFonts w:ascii="Consolas" w:hAnsi="Consolas" w:cs="Segoe UI"/>
                <w:color w:val="24292E"/>
                <w:sz w:val="18"/>
                <w:szCs w:val="18"/>
              </w:rPr>
            </w:pPr>
            <w:ins w:id="1510" w:author="Cláudio Nóbrega" w:date="2020-07-18T10:53:00Z">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Code</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adapted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from</w:t>
              </w:r>
              <w:proofErr w:type="spellEnd"/>
              <w:r w:rsidRPr="00B55982">
                <w:rPr>
                  <w:rFonts w:ascii="Consolas" w:hAnsi="Consolas" w:cs="Segoe UI"/>
                  <w:color w:val="6A737D"/>
                  <w:sz w:val="18"/>
                  <w:szCs w:val="18"/>
                </w:rPr>
                <w:t xml:space="preserve"> Passos, </w:t>
              </w:r>
              <w:proofErr w:type="spellStart"/>
              <w:r w:rsidRPr="00B55982">
                <w:rPr>
                  <w:rFonts w:ascii="Consolas" w:hAnsi="Consolas" w:cs="Segoe UI"/>
                  <w:color w:val="6A737D"/>
                  <w:sz w:val="18"/>
                  <w:szCs w:val="18"/>
                </w:rPr>
                <w:t>Bianka</w:t>
              </w:r>
              <w:proofErr w:type="spellEnd"/>
              <w:r w:rsidRPr="00B55982">
                <w:rPr>
                  <w:rFonts w:ascii="Consolas" w:hAnsi="Consolas" w:cs="Segoe UI"/>
                  <w:color w:val="6A737D"/>
                  <w:sz w:val="18"/>
                  <w:szCs w:val="18"/>
                </w:rPr>
                <w:t xml:space="preserve"> (2019).</w:t>
              </w:r>
            </w:ins>
          </w:p>
        </w:tc>
      </w:tr>
      <w:tr w:rsidR="00B55982" w:rsidRPr="00B55982" w14:paraId="244386FF" w14:textId="77777777" w:rsidTr="00B55982">
        <w:trPr>
          <w:ins w:id="1511" w:author="Cláudio Nóbrega" w:date="2020-07-18T10:53:00Z"/>
        </w:trPr>
        <w:tc>
          <w:tcPr>
            <w:tcW w:w="750" w:type="dxa"/>
            <w:shd w:val="clear" w:color="auto" w:fill="FFFFFF"/>
            <w:noWrap/>
            <w:tcMar>
              <w:top w:w="0" w:type="dxa"/>
              <w:left w:w="150" w:type="dxa"/>
              <w:bottom w:w="0" w:type="dxa"/>
              <w:right w:w="150" w:type="dxa"/>
            </w:tcMar>
            <w:hideMark/>
          </w:tcPr>
          <w:p w14:paraId="3CAEC5CF" w14:textId="77777777" w:rsidR="00B55982" w:rsidRPr="00B55982" w:rsidRDefault="00B55982" w:rsidP="00B55982">
            <w:pPr>
              <w:spacing w:line="300" w:lineRule="atLeast"/>
              <w:jc w:val="left"/>
              <w:rPr>
                <w:ins w:id="15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E76CBF" w14:textId="77777777" w:rsidR="00B55982" w:rsidRPr="00B55982" w:rsidRDefault="00B55982" w:rsidP="00B55982">
            <w:pPr>
              <w:spacing w:line="300" w:lineRule="atLeast"/>
              <w:jc w:val="left"/>
              <w:rPr>
                <w:ins w:id="1513" w:author="Cláudio Nóbrega" w:date="2020-07-18T10:53:00Z"/>
                <w:rFonts w:ascii="Consolas" w:hAnsi="Consolas" w:cs="Segoe UI"/>
                <w:color w:val="24292E"/>
                <w:sz w:val="18"/>
                <w:szCs w:val="18"/>
              </w:rPr>
            </w:pPr>
            <w:ins w:id="1514" w:author="Cláudio Nóbrega" w:date="2020-07-18T10:53:00Z">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Program</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to</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recognize</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alphabet</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signs</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from</w:t>
              </w:r>
              <w:proofErr w:type="spellEnd"/>
              <w:r w:rsidRPr="00B55982">
                <w:rPr>
                  <w:rFonts w:ascii="Consolas" w:hAnsi="Consolas" w:cs="Segoe UI"/>
                  <w:color w:val="6A737D"/>
                  <w:sz w:val="18"/>
                  <w:szCs w:val="18"/>
                </w:rPr>
                <w:t xml:space="preserve"> LIBRAS </w:t>
              </w:r>
              <w:proofErr w:type="spellStart"/>
              <w:r w:rsidRPr="00B55982">
                <w:rPr>
                  <w:rFonts w:ascii="Consolas" w:hAnsi="Consolas" w:cs="Segoe UI"/>
                  <w:color w:val="6A737D"/>
                  <w:sz w:val="18"/>
                  <w:szCs w:val="18"/>
                </w:rPr>
                <w:t>developed</w:t>
              </w:r>
              <w:proofErr w:type="spellEnd"/>
              <w:r w:rsidRPr="00B55982">
                <w:rPr>
                  <w:rFonts w:ascii="Consolas" w:hAnsi="Consolas" w:cs="Segoe UI"/>
                  <w:color w:val="6A737D"/>
                  <w:sz w:val="18"/>
                  <w:szCs w:val="18"/>
                </w:rPr>
                <w:t xml:space="preserve"> for PDI class.</w:t>
              </w:r>
            </w:ins>
          </w:p>
        </w:tc>
      </w:tr>
      <w:tr w:rsidR="00B55982" w:rsidRPr="00B55982" w14:paraId="14F5C8A1" w14:textId="77777777" w:rsidTr="00B55982">
        <w:trPr>
          <w:ins w:id="1515" w:author="Cláudio Nóbrega" w:date="2020-07-18T10:53:00Z"/>
        </w:trPr>
        <w:tc>
          <w:tcPr>
            <w:tcW w:w="750" w:type="dxa"/>
            <w:shd w:val="clear" w:color="auto" w:fill="FFFFFF"/>
            <w:noWrap/>
            <w:tcMar>
              <w:top w:w="0" w:type="dxa"/>
              <w:left w:w="150" w:type="dxa"/>
              <w:bottom w:w="0" w:type="dxa"/>
              <w:right w:w="150" w:type="dxa"/>
            </w:tcMar>
            <w:hideMark/>
          </w:tcPr>
          <w:p w14:paraId="4D9EB389" w14:textId="77777777" w:rsidR="00B55982" w:rsidRPr="00B55982" w:rsidRDefault="00B55982" w:rsidP="00B55982">
            <w:pPr>
              <w:spacing w:line="300" w:lineRule="atLeast"/>
              <w:jc w:val="left"/>
              <w:rPr>
                <w:ins w:id="151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5A72DF" w14:textId="77777777" w:rsidR="00B55982" w:rsidRPr="00B55982" w:rsidRDefault="00B55982" w:rsidP="00B55982">
            <w:pPr>
              <w:spacing w:line="300" w:lineRule="atLeast"/>
              <w:jc w:val="left"/>
              <w:rPr>
                <w:ins w:id="1517" w:author="Cláudio Nóbrega" w:date="2020-07-18T10:53:00Z"/>
                <w:rFonts w:ascii="Consolas" w:hAnsi="Consolas" w:cs="Segoe UI"/>
                <w:color w:val="24292E"/>
                <w:sz w:val="18"/>
                <w:szCs w:val="18"/>
              </w:rPr>
            </w:pPr>
            <w:ins w:id="1518" w:author="Cláudio Nóbrega" w:date="2020-07-18T10:53:00Z">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Retrieved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from</w:t>
              </w:r>
              <w:proofErr w:type="spellEnd"/>
              <w:r w:rsidRPr="00B55982">
                <w:rPr>
                  <w:rFonts w:ascii="Consolas" w:hAnsi="Consolas" w:cs="Segoe UI"/>
                  <w:color w:val="6A737D"/>
                  <w:sz w:val="18"/>
                  <w:szCs w:val="18"/>
                </w:rPr>
                <w:t>: https://github.com/biankatpas/Libras</w:t>
              </w:r>
            </w:ins>
          </w:p>
        </w:tc>
      </w:tr>
      <w:tr w:rsidR="00B55982" w:rsidRPr="00B55982" w14:paraId="73CDBB9B" w14:textId="77777777" w:rsidTr="00B55982">
        <w:trPr>
          <w:ins w:id="1519" w:author="Cláudio Nóbrega" w:date="2020-07-18T10:53:00Z"/>
        </w:trPr>
        <w:tc>
          <w:tcPr>
            <w:tcW w:w="750" w:type="dxa"/>
            <w:shd w:val="clear" w:color="auto" w:fill="FFFFFF"/>
            <w:noWrap/>
            <w:tcMar>
              <w:top w:w="0" w:type="dxa"/>
              <w:left w:w="150" w:type="dxa"/>
              <w:bottom w:w="0" w:type="dxa"/>
              <w:right w:w="150" w:type="dxa"/>
            </w:tcMar>
            <w:hideMark/>
          </w:tcPr>
          <w:p w14:paraId="341E8661" w14:textId="77777777" w:rsidR="00B55982" w:rsidRPr="00B55982" w:rsidRDefault="00B55982" w:rsidP="00B55982">
            <w:pPr>
              <w:spacing w:line="300" w:lineRule="atLeast"/>
              <w:jc w:val="left"/>
              <w:rPr>
                <w:ins w:id="152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16126E" w14:textId="77777777" w:rsidR="00B55982" w:rsidRPr="00B55982" w:rsidRDefault="00B55982" w:rsidP="00B55982">
            <w:pPr>
              <w:spacing w:line="300" w:lineRule="atLeast"/>
              <w:jc w:val="left"/>
              <w:rPr>
                <w:ins w:id="1521" w:author="Cláudio Nóbrega" w:date="2020-07-18T10:53:00Z"/>
                <w:rFonts w:ascii="Consolas" w:hAnsi="Consolas" w:cs="Segoe UI"/>
                <w:color w:val="24292E"/>
                <w:sz w:val="18"/>
                <w:szCs w:val="18"/>
              </w:rPr>
            </w:pPr>
            <w:ins w:id="1522" w:author="Cláudio Nóbrega" w:date="2020-07-18T10:53:00Z">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Adapted</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by</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Group</w:t>
              </w:r>
              <w:proofErr w:type="spellEnd"/>
              <w:r w:rsidRPr="00B55982">
                <w:rPr>
                  <w:rFonts w:ascii="Consolas" w:hAnsi="Consolas" w:cs="Segoe UI"/>
                  <w:color w:val="6A737D"/>
                  <w:sz w:val="18"/>
                  <w:szCs w:val="18"/>
                </w:rPr>
                <w:t xml:space="preserve"> Fatequino</w:t>
              </w:r>
            </w:ins>
          </w:p>
        </w:tc>
      </w:tr>
      <w:tr w:rsidR="00B55982" w:rsidRPr="00B55982" w14:paraId="056392BB" w14:textId="77777777" w:rsidTr="00B55982">
        <w:trPr>
          <w:ins w:id="1523" w:author="Cláudio Nóbrega" w:date="2020-07-18T10:53:00Z"/>
        </w:trPr>
        <w:tc>
          <w:tcPr>
            <w:tcW w:w="750" w:type="dxa"/>
            <w:shd w:val="clear" w:color="auto" w:fill="FFFFFF"/>
            <w:noWrap/>
            <w:tcMar>
              <w:top w:w="0" w:type="dxa"/>
              <w:left w:w="150" w:type="dxa"/>
              <w:bottom w:w="0" w:type="dxa"/>
              <w:right w:w="150" w:type="dxa"/>
            </w:tcMar>
            <w:hideMark/>
          </w:tcPr>
          <w:p w14:paraId="36A32B9C" w14:textId="77777777" w:rsidR="00B55982" w:rsidRPr="00B55982" w:rsidRDefault="00B55982" w:rsidP="00B55982">
            <w:pPr>
              <w:spacing w:line="300" w:lineRule="atLeast"/>
              <w:jc w:val="left"/>
              <w:rPr>
                <w:ins w:id="152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CCD4B8" w14:textId="77777777" w:rsidR="00B55982" w:rsidRPr="00B55982" w:rsidRDefault="00B55982" w:rsidP="00B55982">
            <w:pPr>
              <w:spacing w:line="300" w:lineRule="atLeast"/>
              <w:jc w:val="left"/>
              <w:rPr>
                <w:ins w:id="1525" w:author="Cláudio Nóbrega" w:date="2020-07-18T10:53:00Z"/>
                <w:rFonts w:ascii="Consolas" w:hAnsi="Consolas" w:cs="Segoe UI"/>
                <w:color w:val="24292E"/>
                <w:sz w:val="18"/>
                <w:szCs w:val="18"/>
              </w:rPr>
            </w:pPr>
          </w:p>
          <w:p w14:paraId="4909508A" w14:textId="77777777" w:rsidR="00B55982" w:rsidRPr="00B55982" w:rsidRDefault="00B55982" w:rsidP="00B55982">
            <w:pPr>
              <w:spacing w:line="300" w:lineRule="atLeast"/>
              <w:jc w:val="right"/>
              <w:rPr>
                <w:ins w:id="1526" w:author="Cláudio Nóbrega" w:date="2020-07-18T10:53:00Z"/>
                <w:rFonts w:ascii="Times New Roman" w:hAnsi="Times New Roman"/>
                <w:sz w:val="20"/>
                <w:szCs w:val="20"/>
              </w:rPr>
            </w:pPr>
          </w:p>
        </w:tc>
      </w:tr>
      <w:tr w:rsidR="00B55982" w:rsidRPr="00B55982" w14:paraId="4736CD45" w14:textId="77777777" w:rsidTr="00B55982">
        <w:trPr>
          <w:ins w:id="1527" w:author="Cláudio Nóbrega" w:date="2020-07-18T10:53:00Z"/>
        </w:trPr>
        <w:tc>
          <w:tcPr>
            <w:tcW w:w="750" w:type="dxa"/>
            <w:shd w:val="clear" w:color="auto" w:fill="FFFFFF"/>
            <w:noWrap/>
            <w:tcMar>
              <w:top w:w="0" w:type="dxa"/>
              <w:left w:w="150" w:type="dxa"/>
              <w:bottom w:w="0" w:type="dxa"/>
              <w:right w:w="150" w:type="dxa"/>
            </w:tcMar>
            <w:hideMark/>
          </w:tcPr>
          <w:p w14:paraId="5800C62E" w14:textId="77777777" w:rsidR="00B55982" w:rsidRPr="00B55982" w:rsidRDefault="00B55982" w:rsidP="00B55982">
            <w:pPr>
              <w:spacing w:line="300" w:lineRule="atLeast"/>
              <w:jc w:val="left"/>
              <w:rPr>
                <w:ins w:id="152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30BFC008" w14:textId="77777777" w:rsidR="00B55982" w:rsidRPr="00B55982" w:rsidRDefault="00B55982" w:rsidP="00B55982">
            <w:pPr>
              <w:spacing w:line="300" w:lineRule="atLeast"/>
              <w:jc w:val="left"/>
              <w:rPr>
                <w:ins w:id="1529" w:author="Cláudio Nóbrega" w:date="2020-07-18T10:53:00Z"/>
                <w:rFonts w:ascii="Consolas" w:hAnsi="Consolas" w:cs="Segoe UI"/>
                <w:color w:val="24292E"/>
                <w:sz w:val="18"/>
                <w:szCs w:val="18"/>
              </w:rPr>
            </w:pPr>
            <w:proofErr w:type="spellStart"/>
            <w:ins w:id="1530" w:author="Cláudio Nóbrega" w:date="2020-07-18T10:53:00Z">
              <w:r w:rsidRPr="00B55982">
                <w:rPr>
                  <w:rFonts w:ascii="Consolas" w:hAnsi="Consolas" w:cs="Segoe UI"/>
                  <w:color w:val="D73A49"/>
                  <w:sz w:val="18"/>
                  <w:szCs w:val="18"/>
                </w:rPr>
                <w:t>import</w:t>
              </w:r>
              <w:proofErr w:type="spellEnd"/>
              <w:r w:rsidRPr="00B55982">
                <w:rPr>
                  <w:rFonts w:ascii="Consolas" w:hAnsi="Consolas" w:cs="Segoe UI"/>
                  <w:color w:val="24292E"/>
                  <w:sz w:val="18"/>
                  <w:szCs w:val="18"/>
                </w:rPr>
                <w:t xml:space="preserve"> cv2</w:t>
              </w:r>
            </w:ins>
          </w:p>
        </w:tc>
      </w:tr>
      <w:tr w:rsidR="00B55982" w:rsidRPr="00B55982" w14:paraId="56B7A4C0" w14:textId="77777777" w:rsidTr="00B55982">
        <w:trPr>
          <w:ins w:id="1531" w:author="Cláudio Nóbrega" w:date="2020-07-18T10:53:00Z"/>
        </w:trPr>
        <w:tc>
          <w:tcPr>
            <w:tcW w:w="750" w:type="dxa"/>
            <w:shd w:val="clear" w:color="auto" w:fill="FFFFFF"/>
            <w:noWrap/>
            <w:tcMar>
              <w:top w:w="0" w:type="dxa"/>
              <w:left w:w="150" w:type="dxa"/>
              <w:bottom w:w="0" w:type="dxa"/>
              <w:right w:w="150" w:type="dxa"/>
            </w:tcMar>
            <w:hideMark/>
          </w:tcPr>
          <w:p w14:paraId="1C6DAC28" w14:textId="77777777" w:rsidR="00B55982" w:rsidRPr="00B55982" w:rsidRDefault="00B55982" w:rsidP="00B55982">
            <w:pPr>
              <w:spacing w:line="300" w:lineRule="atLeast"/>
              <w:jc w:val="left"/>
              <w:rPr>
                <w:ins w:id="153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723713" w14:textId="77777777" w:rsidR="00B55982" w:rsidRPr="00B55982" w:rsidRDefault="00B55982" w:rsidP="00B55982">
            <w:pPr>
              <w:spacing w:line="300" w:lineRule="atLeast"/>
              <w:jc w:val="left"/>
              <w:rPr>
                <w:ins w:id="1533" w:author="Cláudio Nóbrega" w:date="2020-07-18T10:53:00Z"/>
                <w:rFonts w:ascii="Consolas" w:hAnsi="Consolas" w:cs="Segoe UI"/>
                <w:color w:val="24292E"/>
                <w:sz w:val="18"/>
                <w:szCs w:val="18"/>
              </w:rPr>
            </w:pPr>
            <w:proofErr w:type="spellStart"/>
            <w:ins w:id="1534" w:author="Cláudio Nóbrega" w:date="2020-07-18T10:53:00Z">
              <w:r w:rsidRPr="00B55982">
                <w:rPr>
                  <w:rFonts w:ascii="Consolas" w:hAnsi="Consolas" w:cs="Segoe UI"/>
                  <w:color w:val="D73A49"/>
                  <w:sz w:val="18"/>
                  <w:szCs w:val="18"/>
                </w:rPr>
                <w:t>import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numpy</w:t>
              </w:r>
              <w:proofErr w:type="spellEnd"/>
              <w:r w:rsidRPr="00B55982">
                <w:rPr>
                  <w:rFonts w:ascii="Consolas" w:hAnsi="Consolas" w:cs="Segoe UI"/>
                  <w:color w:val="24292E"/>
                  <w:sz w:val="18"/>
                  <w:szCs w:val="18"/>
                </w:rPr>
                <w:t xml:space="preserve"> </w:t>
              </w:r>
              <w:r w:rsidRPr="00B55982">
                <w:rPr>
                  <w:rFonts w:ascii="Consolas" w:hAnsi="Consolas" w:cs="Segoe UI"/>
                  <w:color w:val="D73A49"/>
                  <w:sz w:val="18"/>
                  <w:szCs w:val="18"/>
                </w:rPr>
                <w:t>as</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np</w:t>
              </w:r>
              <w:proofErr w:type="spellEnd"/>
            </w:ins>
          </w:p>
        </w:tc>
      </w:tr>
      <w:tr w:rsidR="00B55982" w:rsidRPr="00B55982" w14:paraId="175477FB" w14:textId="77777777" w:rsidTr="00B55982">
        <w:trPr>
          <w:ins w:id="1535" w:author="Cláudio Nóbrega" w:date="2020-07-18T10:53:00Z"/>
        </w:trPr>
        <w:tc>
          <w:tcPr>
            <w:tcW w:w="750" w:type="dxa"/>
            <w:shd w:val="clear" w:color="auto" w:fill="FFFFFF"/>
            <w:noWrap/>
            <w:tcMar>
              <w:top w:w="0" w:type="dxa"/>
              <w:left w:w="150" w:type="dxa"/>
              <w:bottom w:w="0" w:type="dxa"/>
              <w:right w:w="150" w:type="dxa"/>
            </w:tcMar>
            <w:hideMark/>
          </w:tcPr>
          <w:p w14:paraId="5E383336" w14:textId="77777777" w:rsidR="00B55982" w:rsidRPr="00B55982" w:rsidRDefault="00B55982" w:rsidP="00B55982">
            <w:pPr>
              <w:spacing w:line="300" w:lineRule="atLeast"/>
              <w:jc w:val="left"/>
              <w:rPr>
                <w:ins w:id="153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119A2D" w14:textId="77777777" w:rsidR="00B55982" w:rsidRPr="00B55982" w:rsidRDefault="00B55982" w:rsidP="00B55982">
            <w:pPr>
              <w:spacing w:line="300" w:lineRule="atLeast"/>
              <w:jc w:val="left"/>
              <w:rPr>
                <w:ins w:id="1537" w:author="Cláudio Nóbrega" w:date="2020-07-18T10:53:00Z"/>
                <w:rFonts w:ascii="Consolas" w:hAnsi="Consolas" w:cs="Segoe UI"/>
                <w:color w:val="24292E"/>
                <w:sz w:val="18"/>
                <w:szCs w:val="18"/>
              </w:rPr>
            </w:pPr>
            <w:proofErr w:type="spellStart"/>
            <w:ins w:id="1538" w:author="Cláudio Nóbrega" w:date="2020-07-18T10:53:00Z">
              <w:r w:rsidRPr="00B55982">
                <w:rPr>
                  <w:rFonts w:ascii="Consolas" w:hAnsi="Consolas" w:cs="Segoe UI"/>
                  <w:color w:val="D73A49"/>
                  <w:sz w:val="18"/>
                  <w:szCs w:val="18"/>
                </w:rPr>
                <w:t>import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math</w:t>
              </w:r>
              <w:proofErr w:type="spellEnd"/>
            </w:ins>
          </w:p>
        </w:tc>
      </w:tr>
      <w:tr w:rsidR="00B55982" w:rsidRPr="00B55982" w14:paraId="5AE94D44" w14:textId="77777777" w:rsidTr="00B55982">
        <w:trPr>
          <w:ins w:id="1539" w:author="Cláudio Nóbrega" w:date="2020-07-18T10:53:00Z"/>
        </w:trPr>
        <w:tc>
          <w:tcPr>
            <w:tcW w:w="750" w:type="dxa"/>
            <w:shd w:val="clear" w:color="auto" w:fill="FFFFFF"/>
            <w:noWrap/>
            <w:tcMar>
              <w:top w:w="0" w:type="dxa"/>
              <w:left w:w="150" w:type="dxa"/>
              <w:bottom w:w="0" w:type="dxa"/>
              <w:right w:w="150" w:type="dxa"/>
            </w:tcMar>
            <w:hideMark/>
          </w:tcPr>
          <w:p w14:paraId="1E8BA48A" w14:textId="77777777" w:rsidR="00B55982" w:rsidRPr="00B55982" w:rsidRDefault="00B55982" w:rsidP="00B55982">
            <w:pPr>
              <w:spacing w:line="300" w:lineRule="atLeast"/>
              <w:jc w:val="left"/>
              <w:rPr>
                <w:ins w:id="154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33F921" w14:textId="77777777" w:rsidR="00B55982" w:rsidRPr="00B55982" w:rsidRDefault="00B55982" w:rsidP="00B55982">
            <w:pPr>
              <w:spacing w:line="300" w:lineRule="atLeast"/>
              <w:jc w:val="left"/>
              <w:rPr>
                <w:ins w:id="1541" w:author="Cláudio Nóbrega" w:date="2020-07-18T10:53:00Z"/>
                <w:rFonts w:ascii="Consolas" w:hAnsi="Consolas" w:cs="Segoe UI"/>
                <w:color w:val="24292E"/>
                <w:sz w:val="18"/>
                <w:szCs w:val="18"/>
              </w:rPr>
            </w:pPr>
            <w:proofErr w:type="spellStart"/>
            <w:ins w:id="1542" w:author="Cláudio Nóbrega" w:date="2020-07-18T10:53:00Z">
              <w:r w:rsidRPr="00B55982">
                <w:rPr>
                  <w:rFonts w:ascii="Consolas" w:hAnsi="Consolas" w:cs="Segoe UI"/>
                  <w:color w:val="D73A49"/>
                  <w:sz w:val="18"/>
                  <w:szCs w:val="18"/>
                </w:rPr>
                <w:t>import</w:t>
              </w:r>
              <w:proofErr w:type="spellEnd"/>
              <w:r w:rsidRPr="00B55982">
                <w:rPr>
                  <w:rFonts w:ascii="Consolas" w:hAnsi="Consolas" w:cs="Segoe UI"/>
                  <w:color w:val="24292E"/>
                  <w:sz w:val="18"/>
                  <w:szCs w:val="18"/>
                </w:rPr>
                <w:t xml:space="preserve"> time</w:t>
              </w:r>
            </w:ins>
          </w:p>
        </w:tc>
      </w:tr>
      <w:tr w:rsidR="00B55982" w:rsidRPr="00B55982" w14:paraId="47DF8B4A" w14:textId="77777777" w:rsidTr="00B55982">
        <w:trPr>
          <w:ins w:id="1543" w:author="Cláudio Nóbrega" w:date="2020-07-18T10:53:00Z"/>
        </w:trPr>
        <w:tc>
          <w:tcPr>
            <w:tcW w:w="750" w:type="dxa"/>
            <w:shd w:val="clear" w:color="auto" w:fill="FFFFFF"/>
            <w:noWrap/>
            <w:tcMar>
              <w:top w:w="0" w:type="dxa"/>
              <w:left w:w="150" w:type="dxa"/>
              <w:bottom w:w="0" w:type="dxa"/>
              <w:right w:w="150" w:type="dxa"/>
            </w:tcMar>
            <w:hideMark/>
          </w:tcPr>
          <w:p w14:paraId="4346014B" w14:textId="77777777" w:rsidR="00B55982" w:rsidRPr="00B55982" w:rsidRDefault="00B55982" w:rsidP="00B55982">
            <w:pPr>
              <w:spacing w:line="300" w:lineRule="atLeast"/>
              <w:jc w:val="left"/>
              <w:rPr>
                <w:ins w:id="154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AC810C" w14:textId="77777777" w:rsidR="00B55982" w:rsidRPr="00B55982" w:rsidRDefault="00B55982" w:rsidP="00B55982">
            <w:pPr>
              <w:spacing w:line="300" w:lineRule="atLeast"/>
              <w:jc w:val="left"/>
              <w:rPr>
                <w:ins w:id="1545" w:author="Cláudio Nóbrega" w:date="2020-07-18T10:53:00Z"/>
                <w:rFonts w:ascii="Consolas" w:hAnsi="Consolas" w:cs="Segoe UI"/>
                <w:color w:val="24292E"/>
                <w:sz w:val="18"/>
                <w:szCs w:val="18"/>
              </w:rPr>
            </w:pPr>
            <w:proofErr w:type="spellStart"/>
            <w:ins w:id="1546" w:author="Cláudio Nóbrega" w:date="2020-07-18T10:53:00Z">
              <w:r w:rsidRPr="00B55982">
                <w:rPr>
                  <w:rFonts w:ascii="Consolas" w:hAnsi="Consolas" w:cs="Segoe UI"/>
                  <w:color w:val="D73A49"/>
                  <w:sz w:val="18"/>
                  <w:szCs w:val="18"/>
                </w:rPr>
                <w:t>from</w:t>
              </w:r>
              <w:proofErr w:type="spellEnd"/>
              <w:r w:rsidRPr="00B55982">
                <w:rPr>
                  <w:rFonts w:ascii="Consolas" w:hAnsi="Consolas" w:cs="Segoe UI"/>
                  <w:color w:val="24292E"/>
                  <w:sz w:val="18"/>
                  <w:szCs w:val="18"/>
                </w:rPr>
                <w:t xml:space="preserve"> _</w:t>
              </w:r>
              <w:proofErr w:type="spellStart"/>
              <w:r w:rsidRPr="00B55982">
                <w:rPr>
                  <w:rFonts w:ascii="Consolas" w:hAnsi="Consolas" w:cs="Segoe UI"/>
                  <w:color w:val="24292E"/>
                  <w:sz w:val="18"/>
                  <w:szCs w:val="18"/>
                </w:rPr>
                <w:t>datetime</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import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datetime</w:t>
              </w:r>
              <w:proofErr w:type="spellEnd"/>
            </w:ins>
          </w:p>
        </w:tc>
      </w:tr>
      <w:tr w:rsidR="00B55982" w:rsidRPr="00B55982" w14:paraId="529F1C63" w14:textId="77777777" w:rsidTr="00B55982">
        <w:trPr>
          <w:ins w:id="1547" w:author="Cláudio Nóbrega" w:date="2020-07-18T10:53:00Z"/>
        </w:trPr>
        <w:tc>
          <w:tcPr>
            <w:tcW w:w="750" w:type="dxa"/>
            <w:shd w:val="clear" w:color="auto" w:fill="FFFFFF"/>
            <w:noWrap/>
            <w:tcMar>
              <w:top w:w="0" w:type="dxa"/>
              <w:left w:w="150" w:type="dxa"/>
              <w:bottom w:w="0" w:type="dxa"/>
              <w:right w:w="150" w:type="dxa"/>
            </w:tcMar>
            <w:hideMark/>
          </w:tcPr>
          <w:p w14:paraId="65EF7F4E" w14:textId="77777777" w:rsidR="00B55982" w:rsidRPr="00B55982" w:rsidRDefault="00B55982" w:rsidP="00B55982">
            <w:pPr>
              <w:spacing w:line="300" w:lineRule="atLeast"/>
              <w:jc w:val="left"/>
              <w:rPr>
                <w:ins w:id="154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F3C2FB" w14:textId="77777777" w:rsidR="00B55982" w:rsidRPr="00B55982" w:rsidRDefault="00B55982" w:rsidP="00B55982">
            <w:pPr>
              <w:spacing w:line="300" w:lineRule="atLeast"/>
              <w:jc w:val="left"/>
              <w:rPr>
                <w:ins w:id="1549" w:author="Cláudio Nóbrega" w:date="2020-07-18T10:53:00Z"/>
                <w:rFonts w:ascii="Consolas" w:hAnsi="Consolas" w:cs="Segoe UI"/>
                <w:color w:val="24292E"/>
                <w:sz w:val="18"/>
                <w:szCs w:val="18"/>
              </w:rPr>
            </w:pPr>
          </w:p>
          <w:p w14:paraId="358BE363" w14:textId="77777777" w:rsidR="00B55982" w:rsidRPr="00B55982" w:rsidRDefault="00B55982" w:rsidP="00B55982">
            <w:pPr>
              <w:spacing w:line="300" w:lineRule="atLeast"/>
              <w:jc w:val="right"/>
              <w:rPr>
                <w:ins w:id="1550" w:author="Cláudio Nóbrega" w:date="2020-07-18T10:53:00Z"/>
                <w:rFonts w:ascii="Times New Roman" w:hAnsi="Times New Roman"/>
                <w:sz w:val="20"/>
                <w:szCs w:val="20"/>
              </w:rPr>
            </w:pPr>
          </w:p>
        </w:tc>
      </w:tr>
      <w:tr w:rsidR="00B55982" w:rsidRPr="00B55982" w14:paraId="22F46171" w14:textId="77777777" w:rsidTr="00B55982">
        <w:trPr>
          <w:ins w:id="1551" w:author="Cláudio Nóbrega" w:date="2020-07-18T10:53:00Z"/>
        </w:trPr>
        <w:tc>
          <w:tcPr>
            <w:tcW w:w="750" w:type="dxa"/>
            <w:shd w:val="clear" w:color="auto" w:fill="FFFFFF"/>
            <w:noWrap/>
            <w:tcMar>
              <w:top w:w="0" w:type="dxa"/>
              <w:left w:w="150" w:type="dxa"/>
              <w:bottom w:w="0" w:type="dxa"/>
              <w:right w:w="150" w:type="dxa"/>
            </w:tcMar>
            <w:hideMark/>
          </w:tcPr>
          <w:p w14:paraId="3D10F07C" w14:textId="77777777" w:rsidR="00B55982" w:rsidRPr="00B55982" w:rsidRDefault="00B55982" w:rsidP="00B55982">
            <w:pPr>
              <w:spacing w:line="300" w:lineRule="atLeast"/>
              <w:jc w:val="left"/>
              <w:rPr>
                <w:ins w:id="1552"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4DE69BD0" w14:textId="77777777" w:rsidR="00B55982" w:rsidRPr="00B55982" w:rsidRDefault="00B55982" w:rsidP="00B55982">
            <w:pPr>
              <w:spacing w:line="300" w:lineRule="atLeast"/>
              <w:jc w:val="left"/>
              <w:rPr>
                <w:ins w:id="1553" w:author="Cláudio Nóbrega" w:date="2020-07-18T10:53:00Z"/>
                <w:rFonts w:ascii="Consolas" w:hAnsi="Consolas" w:cs="Segoe UI"/>
                <w:color w:val="24292E"/>
                <w:sz w:val="18"/>
                <w:szCs w:val="18"/>
              </w:rPr>
            </w:pPr>
            <w:ins w:id="1554" w:author="Cláudio Nóbrega" w:date="2020-07-18T10:53:00Z">
              <w:r w:rsidRPr="00B55982">
                <w:rPr>
                  <w:rFonts w:ascii="Consolas" w:hAnsi="Consolas" w:cs="Segoe UI"/>
                  <w:color w:val="6A737D"/>
                  <w:sz w:val="18"/>
                  <w:szCs w:val="18"/>
                </w:rPr>
                <w:t># Define fonte de texto colocado</w:t>
              </w:r>
            </w:ins>
          </w:p>
        </w:tc>
      </w:tr>
      <w:tr w:rsidR="00B55982" w:rsidRPr="00B55982" w14:paraId="09A6DCE6" w14:textId="77777777" w:rsidTr="00B55982">
        <w:trPr>
          <w:ins w:id="1555" w:author="Cláudio Nóbrega" w:date="2020-07-18T10:53:00Z"/>
        </w:trPr>
        <w:tc>
          <w:tcPr>
            <w:tcW w:w="750" w:type="dxa"/>
            <w:shd w:val="clear" w:color="auto" w:fill="FFFFFF"/>
            <w:noWrap/>
            <w:tcMar>
              <w:top w:w="0" w:type="dxa"/>
              <w:left w:w="150" w:type="dxa"/>
              <w:bottom w:w="0" w:type="dxa"/>
              <w:right w:w="150" w:type="dxa"/>
            </w:tcMar>
            <w:hideMark/>
          </w:tcPr>
          <w:p w14:paraId="144AEE97" w14:textId="77777777" w:rsidR="00B55982" w:rsidRPr="00B55982" w:rsidRDefault="00B55982" w:rsidP="00B55982">
            <w:pPr>
              <w:spacing w:line="300" w:lineRule="atLeast"/>
              <w:jc w:val="left"/>
              <w:rPr>
                <w:ins w:id="155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AFD5B9" w14:textId="77777777" w:rsidR="00B55982" w:rsidRPr="00B55982" w:rsidRDefault="00B55982" w:rsidP="00B55982">
            <w:pPr>
              <w:spacing w:line="300" w:lineRule="atLeast"/>
              <w:jc w:val="left"/>
              <w:rPr>
                <w:ins w:id="1557" w:author="Cláudio Nóbrega" w:date="2020-07-18T10:53:00Z"/>
                <w:rFonts w:ascii="Consolas" w:hAnsi="Consolas" w:cs="Segoe UI"/>
                <w:color w:val="24292E"/>
                <w:sz w:val="18"/>
                <w:szCs w:val="18"/>
              </w:rPr>
            </w:pPr>
            <w:proofErr w:type="spellStart"/>
            <w:ins w:id="1558" w:author="Cláudio Nóbrega" w:date="2020-07-18T10:53:00Z">
              <w:r w:rsidRPr="00B55982">
                <w:rPr>
                  <w:rFonts w:ascii="Consolas" w:hAnsi="Consolas" w:cs="Segoe UI"/>
                  <w:color w:val="24292E"/>
                  <w:sz w:val="18"/>
                  <w:szCs w:val="18"/>
                </w:rPr>
                <w:t>font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E36209"/>
                  <w:sz w:val="18"/>
                  <w:szCs w:val="18"/>
                </w:rPr>
                <w:t>FONT_HERSHEY_SIMPLEX</w:t>
              </w:r>
            </w:ins>
          </w:p>
        </w:tc>
      </w:tr>
      <w:tr w:rsidR="00B55982" w:rsidRPr="00B55982" w14:paraId="2FE0912E" w14:textId="77777777" w:rsidTr="00B55982">
        <w:trPr>
          <w:ins w:id="1559" w:author="Cláudio Nóbrega" w:date="2020-07-18T10:53:00Z"/>
        </w:trPr>
        <w:tc>
          <w:tcPr>
            <w:tcW w:w="750" w:type="dxa"/>
            <w:shd w:val="clear" w:color="auto" w:fill="FFFFFF"/>
            <w:noWrap/>
            <w:tcMar>
              <w:top w:w="0" w:type="dxa"/>
              <w:left w:w="150" w:type="dxa"/>
              <w:bottom w:w="0" w:type="dxa"/>
              <w:right w:w="150" w:type="dxa"/>
            </w:tcMar>
            <w:hideMark/>
          </w:tcPr>
          <w:p w14:paraId="617509FE" w14:textId="77777777" w:rsidR="00B55982" w:rsidRPr="00B55982" w:rsidRDefault="00B55982" w:rsidP="00B55982">
            <w:pPr>
              <w:spacing w:line="300" w:lineRule="atLeast"/>
              <w:jc w:val="left"/>
              <w:rPr>
                <w:ins w:id="156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0D3614" w14:textId="77777777" w:rsidR="00B55982" w:rsidRPr="00B55982" w:rsidRDefault="00B55982" w:rsidP="00B55982">
            <w:pPr>
              <w:spacing w:line="300" w:lineRule="atLeast"/>
              <w:jc w:val="left"/>
              <w:rPr>
                <w:ins w:id="1561" w:author="Cláudio Nóbrega" w:date="2020-07-18T10:53:00Z"/>
                <w:rFonts w:ascii="Consolas" w:hAnsi="Consolas" w:cs="Segoe UI"/>
                <w:color w:val="24292E"/>
                <w:sz w:val="18"/>
                <w:szCs w:val="18"/>
              </w:rPr>
            </w:pPr>
            <w:ins w:id="1562" w:author="Cláudio Nóbrega" w:date="2020-07-18T10:53:00Z">
              <w:r w:rsidRPr="00B55982">
                <w:rPr>
                  <w:rFonts w:ascii="Consolas" w:hAnsi="Consolas" w:cs="Segoe UI"/>
                  <w:color w:val="6A737D"/>
                  <w:sz w:val="18"/>
                  <w:szCs w:val="18"/>
                </w:rPr>
                <w:t xml:space="preserve"># Define o codec e cria o objeto </w:t>
              </w:r>
              <w:proofErr w:type="spellStart"/>
              <w:r w:rsidRPr="00B55982">
                <w:rPr>
                  <w:rFonts w:ascii="Consolas" w:hAnsi="Consolas" w:cs="Segoe UI"/>
                  <w:color w:val="6A737D"/>
                  <w:sz w:val="18"/>
                  <w:szCs w:val="18"/>
                </w:rPr>
                <w:t>VideoWrite</w:t>
              </w:r>
              <w:proofErr w:type="spellEnd"/>
            </w:ins>
          </w:p>
        </w:tc>
      </w:tr>
      <w:tr w:rsidR="00B55982" w:rsidRPr="00B55982" w14:paraId="0D9AADB2" w14:textId="77777777" w:rsidTr="00B55982">
        <w:trPr>
          <w:ins w:id="1563" w:author="Cláudio Nóbrega" w:date="2020-07-18T10:53:00Z"/>
        </w:trPr>
        <w:tc>
          <w:tcPr>
            <w:tcW w:w="750" w:type="dxa"/>
            <w:shd w:val="clear" w:color="auto" w:fill="FFFFFF"/>
            <w:noWrap/>
            <w:tcMar>
              <w:top w:w="0" w:type="dxa"/>
              <w:left w:w="150" w:type="dxa"/>
              <w:bottom w:w="0" w:type="dxa"/>
              <w:right w:w="150" w:type="dxa"/>
            </w:tcMar>
            <w:hideMark/>
          </w:tcPr>
          <w:p w14:paraId="552E6B79" w14:textId="77777777" w:rsidR="00B55982" w:rsidRPr="00B55982" w:rsidRDefault="00B55982" w:rsidP="00B55982">
            <w:pPr>
              <w:spacing w:line="300" w:lineRule="atLeast"/>
              <w:jc w:val="left"/>
              <w:rPr>
                <w:ins w:id="156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DDF205" w14:textId="77777777" w:rsidR="00B55982" w:rsidRPr="00B55982" w:rsidRDefault="00B55982" w:rsidP="00B55982">
            <w:pPr>
              <w:spacing w:line="300" w:lineRule="atLeast"/>
              <w:jc w:val="left"/>
              <w:rPr>
                <w:ins w:id="1565" w:author="Cláudio Nóbrega" w:date="2020-07-18T10:53:00Z"/>
                <w:rFonts w:ascii="Consolas" w:hAnsi="Consolas" w:cs="Segoe UI"/>
                <w:color w:val="24292E"/>
                <w:sz w:val="18"/>
                <w:szCs w:val="18"/>
              </w:rPr>
            </w:pPr>
            <w:proofErr w:type="spellStart"/>
            <w:ins w:id="1566" w:author="Cláudio Nóbrega" w:date="2020-07-18T10:53:00Z">
              <w:r w:rsidRPr="00B55982">
                <w:rPr>
                  <w:rFonts w:ascii="Consolas" w:hAnsi="Consolas" w:cs="Segoe UI"/>
                  <w:color w:val="24292E"/>
                  <w:sz w:val="18"/>
                  <w:szCs w:val="18"/>
                </w:rPr>
                <w:t>fourcc</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E36209"/>
                  <w:sz w:val="18"/>
                  <w:szCs w:val="18"/>
                </w:rPr>
                <w:t>VideoWriter_fourcc</w:t>
              </w:r>
              <w:r w:rsidRPr="00B55982">
                <w:rPr>
                  <w:rFonts w:ascii="Consolas" w:hAnsi="Consolas" w:cs="Segoe UI"/>
                  <w:color w:val="24292E"/>
                  <w:sz w:val="18"/>
                  <w:szCs w:val="18"/>
                </w:rPr>
                <w:t>(</w:t>
              </w:r>
              <w:r w:rsidRPr="00B55982">
                <w:rPr>
                  <w:rFonts w:ascii="Consolas" w:hAnsi="Consolas" w:cs="Segoe UI"/>
                  <w:color w:val="005CC5"/>
                  <w:sz w:val="18"/>
                  <w:szCs w:val="18"/>
                </w:rPr>
                <w:t>*</w:t>
              </w:r>
              <w:r w:rsidRPr="00B55982">
                <w:rPr>
                  <w:rFonts w:ascii="Consolas" w:hAnsi="Consolas" w:cs="Segoe UI"/>
                  <w:color w:val="032F62"/>
                  <w:sz w:val="18"/>
                  <w:szCs w:val="18"/>
                </w:rPr>
                <w:t>'XVID'</w:t>
              </w:r>
              <w:r w:rsidRPr="00B55982">
                <w:rPr>
                  <w:rFonts w:ascii="Consolas" w:hAnsi="Consolas" w:cs="Segoe UI"/>
                  <w:color w:val="24292E"/>
                  <w:sz w:val="18"/>
                  <w:szCs w:val="18"/>
                </w:rPr>
                <w:t>)</w:t>
              </w:r>
            </w:ins>
          </w:p>
        </w:tc>
      </w:tr>
      <w:tr w:rsidR="00B55982" w:rsidRPr="00B55982" w14:paraId="6EC0CFA2" w14:textId="77777777" w:rsidTr="00B55982">
        <w:trPr>
          <w:ins w:id="1567" w:author="Cláudio Nóbrega" w:date="2020-07-18T10:53:00Z"/>
        </w:trPr>
        <w:tc>
          <w:tcPr>
            <w:tcW w:w="750" w:type="dxa"/>
            <w:shd w:val="clear" w:color="auto" w:fill="FFFFFF"/>
            <w:noWrap/>
            <w:tcMar>
              <w:top w:w="0" w:type="dxa"/>
              <w:left w:w="150" w:type="dxa"/>
              <w:bottom w:w="0" w:type="dxa"/>
              <w:right w:w="150" w:type="dxa"/>
            </w:tcMar>
            <w:hideMark/>
          </w:tcPr>
          <w:p w14:paraId="02062D28" w14:textId="77777777" w:rsidR="00B55982" w:rsidRPr="00B55982" w:rsidRDefault="00B55982" w:rsidP="00B55982">
            <w:pPr>
              <w:spacing w:line="300" w:lineRule="atLeast"/>
              <w:jc w:val="left"/>
              <w:rPr>
                <w:ins w:id="156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FF0071" w14:textId="77777777" w:rsidR="00B55982" w:rsidRPr="00B55982" w:rsidRDefault="00B55982" w:rsidP="00B55982">
            <w:pPr>
              <w:spacing w:line="300" w:lineRule="atLeast"/>
              <w:jc w:val="left"/>
              <w:rPr>
                <w:ins w:id="1569" w:author="Cláudio Nóbrega" w:date="2020-07-18T10:53:00Z"/>
                <w:rFonts w:ascii="Consolas" w:hAnsi="Consolas" w:cs="Segoe UI"/>
                <w:color w:val="24292E"/>
                <w:sz w:val="18"/>
                <w:szCs w:val="18"/>
              </w:rPr>
            </w:pPr>
            <w:proofErr w:type="spellStart"/>
            <w:ins w:id="1570" w:author="Cláudio Nóbrega" w:date="2020-07-18T10:53:00Z">
              <w:r w:rsidRPr="00B55982">
                <w:rPr>
                  <w:rFonts w:ascii="Consolas" w:hAnsi="Consolas" w:cs="Segoe UI"/>
                  <w:color w:val="24292E"/>
                  <w:sz w:val="18"/>
                  <w:szCs w:val="18"/>
                </w:rPr>
                <w:t>record</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E36209"/>
                  <w:sz w:val="18"/>
                  <w:szCs w:val="18"/>
                </w:rPr>
                <w:t>VideoWriter</w:t>
              </w:r>
              <w:r w:rsidRPr="00B55982">
                <w:rPr>
                  <w:rFonts w:ascii="Consolas" w:hAnsi="Consolas" w:cs="Segoe UI"/>
                  <w:color w:val="24292E"/>
                  <w:sz w:val="18"/>
                  <w:szCs w:val="18"/>
                </w:rPr>
                <w:t>(</w:t>
              </w:r>
              <w:r w:rsidRPr="00B55982">
                <w:rPr>
                  <w:rFonts w:ascii="Consolas" w:hAnsi="Consolas" w:cs="Segoe UI"/>
                  <w:color w:val="032F62"/>
                  <w:sz w:val="18"/>
                  <w:szCs w:val="18"/>
                </w:rPr>
                <w:t>'output/'</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str</w:t>
              </w:r>
              <w:proofErr w:type="spellEnd"/>
              <w:r w:rsidRPr="00B55982">
                <w:rPr>
                  <w:rFonts w:ascii="Consolas" w:hAnsi="Consolas" w:cs="Segoe UI"/>
                  <w:color w:val="24292E"/>
                  <w:sz w:val="18"/>
                  <w:szCs w:val="18"/>
                </w:rPr>
                <w:t>(</w:t>
              </w:r>
              <w:proofErr w:type="spellStart"/>
              <w:proofErr w:type="gramStart"/>
              <w:r w:rsidRPr="00B55982">
                <w:rPr>
                  <w:rFonts w:ascii="Consolas" w:hAnsi="Consolas" w:cs="Segoe UI"/>
                  <w:color w:val="24292E"/>
                  <w:sz w:val="18"/>
                  <w:szCs w:val="18"/>
                </w:rPr>
                <w:t>datetime.</w:t>
              </w:r>
              <w:r w:rsidRPr="00B55982">
                <w:rPr>
                  <w:rFonts w:ascii="Consolas" w:hAnsi="Consolas" w:cs="Segoe UI"/>
                  <w:color w:val="6F42C1"/>
                  <w:sz w:val="18"/>
                  <w:szCs w:val="18"/>
                </w:rPr>
                <w:t>now</w:t>
              </w:r>
              <w:proofErr w:type="spellEnd"/>
              <w:r w:rsidRPr="00B55982">
                <w:rPr>
                  <w:rFonts w:ascii="Consolas" w:hAnsi="Consolas" w:cs="Segoe UI"/>
                  <w:color w:val="24292E"/>
                  <w:sz w:val="18"/>
                  <w:szCs w:val="18"/>
                </w:rPr>
                <w:t>(</w:t>
              </w:r>
              <w:proofErr w:type="gram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w:t>
              </w:r>
              <w:proofErr w:type="spellStart"/>
              <w:r w:rsidRPr="00B55982">
                <w:rPr>
                  <w:rFonts w:ascii="Consolas" w:hAnsi="Consolas" w:cs="Segoe UI"/>
                  <w:color w:val="032F62"/>
                  <w:sz w:val="18"/>
                  <w:szCs w:val="18"/>
                </w:rPr>
                <w:t>avi</w:t>
              </w:r>
              <w:proofErr w:type="spellEnd"/>
              <w:r w:rsidRPr="00B55982">
                <w:rPr>
                  <w:rFonts w:ascii="Consolas" w:hAnsi="Consolas" w:cs="Segoe UI"/>
                  <w:color w:val="032F62"/>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fourcc</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20.0</w:t>
              </w:r>
              <w:r w:rsidRPr="00B55982">
                <w:rPr>
                  <w:rFonts w:ascii="Consolas" w:hAnsi="Consolas" w:cs="Segoe UI"/>
                  <w:color w:val="24292E"/>
                  <w:sz w:val="18"/>
                  <w:szCs w:val="18"/>
                </w:rPr>
                <w:t>, (</w:t>
              </w:r>
              <w:r w:rsidRPr="00B55982">
                <w:rPr>
                  <w:rFonts w:ascii="Consolas" w:hAnsi="Consolas" w:cs="Segoe UI"/>
                  <w:color w:val="005CC5"/>
                  <w:sz w:val="18"/>
                  <w:szCs w:val="18"/>
                </w:rPr>
                <w:t>640</w:t>
              </w:r>
              <w:r w:rsidRPr="00B55982">
                <w:rPr>
                  <w:rFonts w:ascii="Consolas" w:hAnsi="Consolas" w:cs="Segoe UI"/>
                  <w:color w:val="24292E"/>
                  <w:sz w:val="18"/>
                  <w:szCs w:val="18"/>
                </w:rPr>
                <w:t xml:space="preserve">, </w:t>
              </w:r>
              <w:r w:rsidRPr="00B55982">
                <w:rPr>
                  <w:rFonts w:ascii="Consolas" w:hAnsi="Consolas" w:cs="Segoe UI"/>
                  <w:color w:val="005CC5"/>
                  <w:sz w:val="18"/>
                  <w:szCs w:val="18"/>
                </w:rPr>
                <w:t>480</w:t>
              </w:r>
              <w:r w:rsidRPr="00B55982">
                <w:rPr>
                  <w:rFonts w:ascii="Consolas" w:hAnsi="Consolas" w:cs="Segoe UI"/>
                  <w:color w:val="24292E"/>
                  <w:sz w:val="18"/>
                  <w:szCs w:val="18"/>
                </w:rPr>
                <w:t>))</w:t>
              </w:r>
            </w:ins>
          </w:p>
        </w:tc>
      </w:tr>
      <w:tr w:rsidR="00B55982" w:rsidRPr="00B55982" w14:paraId="42653C0F" w14:textId="77777777" w:rsidTr="00B55982">
        <w:trPr>
          <w:ins w:id="1571" w:author="Cláudio Nóbrega" w:date="2020-07-18T10:53:00Z"/>
        </w:trPr>
        <w:tc>
          <w:tcPr>
            <w:tcW w:w="750" w:type="dxa"/>
            <w:shd w:val="clear" w:color="auto" w:fill="FFFFFF"/>
            <w:noWrap/>
            <w:tcMar>
              <w:top w:w="0" w:type="dxa"/>
              <w:left w:w="150" w:type="dxa"/>
              <w:bottom w:w="0" w:type="dxa"/>
              <w:right w:w="150" w:type="dxa"/>
            </w:tcMar>
            <w:hideMark/>
          </w:tcPr>
          <w:p w14:paraId="75EA6FDC" w14:textId="77777777" w:rsidR="00B55982" w:rsidRPr="00B55982" w:rsidRDefault="00B55982" w:rsidP="00B55982">
            <w:pPr>
              <w:spacing w:line="300" w:lineRule="atLeast"/>
              <w:jc w:val="left"/>
              <w:rPr>
                <w:ins w:id="157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D24E6C" w14:textId="77777777" w:rsidR="00B55982" w:rsidRPr="00B55982" w:rsidRDefault="00B55982" w:rsidP="00B55982">
            <w:pPr>
              <w:spacing w:line="300" w:lineRule="atLeast"/>
              <w:jc w:val="left"/>
              <w:rPr>
                <w:ins w:id="1573" w:author="Cláudio Nóbrega" w:date="2020-07-18T10:53:00Z"/>
                <w:rFonts w:ascii="Consolas" w:hAnsi="Consolas" w:cs="Segoe UI"/>
                <w:color w:val="24292E"/>
                <w:sz w:val="18"/>
                <w:szCs w:val="18"/>
              </w:rPr>
            </w:pPr>
          </w:p>
          <w:p w14:paraId="481756AE" w14:textId="77777777" w:rsidR="00B55982" w:rsidRPr="00B55982" w:rsidRDefault="00B55982" w:rsidP="00B55982">
            <w:pPr>
              <w:spacing w:line="300" w:lineRule="atLeast"/>
              <w:jc w:val="right"/>
              <w:rPr>
                <w:ins w:id="1574" w:author="Cláudio Nóbrega" w:date="2020-07-18T10:53:00Z"/>
                <w:rFonts w:ascii="Times New Roman" w:hAnsi="Times New Roman"/>
                <w:sz w:val="20"/>
                <w:szCs w:val="20"/>
              </w:rPr>
            </w:pPr>
          </w:p>
        </w:tc>
      </w:tr>
      <w:tr w:rsidR="00B55982" w:rsidRPr="00B55982" w14:paraId="09FDA814" w14:textId="77777777" w:rsidTr="00B55982">
        <w:trPr>
          <w:ins w:id="1575" w:author="Cláudio Nóbrega" w:date="2020-07-18T10:53:00Z"/>
        </w:trPr>
        <w:tc>
          <w:tcPr>
            <w:tcW w:w="750" w:type="dxa"/>
            <w:shd w:val="clear" w:color="auto" w:fill="FFFFFF"/>
            <w:noWrap/>
            <w:tcMar>
              <w:top w:w="0" w:type="dxa"/>
              <w:left w:w="150" w:type="dxa"/>
              <w:bottom w:w="0" w:type="dxa"/>
              <w:right w:w="150" w:type="dxa"/>
            </w:tcMar>
            <w:hideMark/>
          </w:tcPr>
          <w:p w14:paraId="40BDE60A" w14:textId="77777777" w:rsidR="00B55982" w:rsidRPr="00B55982" w:rsidRDefault="00B55982" w:rsidP="00B55982">
            <w:pPr>
              <w:spacing w:line="300" w:lineRule="atLeast"/>
              <w:jc w:val="left"/>
              <w:rPr>
                <w:ins w:id="1576"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502ED843" w14:textId="77777777" w:rsidR="00B55982" w:rsidRPr="00B55982" w:rsidRDefault="00B55982" w:rsidP="00B55982">
            <w:pPr>
              <w:spacing w:line="300" w:lineRule="atLeast"/>
              <w:jc w:val="left"/>
              <w:rPr>
                <w:ins w:id="1577" w:author="Cláudio Nóbrega" w:date="2020-07-18T10:53:00Z"/>
                <w:rFonts w:ascii="Consolas" w:hAnsi="Consolas" w:cs="Segoe UI"/>
                <w:color w:val="24292E"/>
                <w:sz w:val="18"/>
                <w:szCs w:val="18"/>
              </w:rPr>
            </w:pPr>
          </w:p>
          <w:p w14:paraId="302B58E2" w14:textId="77777777" w:rsidR="00B55982" w:rsidRPr="00B55982" w:rsidRDefault="00B55982" w:rsidP="00B55982">
            <w:pPr>
              <w:spacing w:line="300" w:lineRule="atLeast"/>
              <w:jc w:val="right"/>
              <w:rPr>
                <w:ins w:id="1578" w:author="Cláudio Nóbrega" w:date="2020-07-18T10:53:00Z"/>
                <w:rFonts w:ascii="Times New Roman" w:hAnsi="Times New Roman"/>
                <w:sz w:val="20"/>
                <w:szCs w:val="20"/>
              </w:rPr>
            </w:pPr>
          </w:p>
        </w:tc>
      </w:tr>
      <w:tr w:rsidR="00B55982" w:rsidRPr="00B55982" w14:paraId="2EEC0E05" w14:textId="77777777" w:rsidTr="00B55982">
        <w:trPr>
          <w:ins w:id="1579" w:author="Cláudio Nóbrega" w:date="2020-07-18T10:53:00Z"/>
        </w:trPr>
        <w:tc>
          <w:tcPr>
            <w:tcW w:w="750" w:type="dxa"/>
            <w:shd w:val="clear" w:color="auto" w:fill="FFFFFF"/>
            <w:noWrap/>
            <w:tcMar>
              <w:top w:w="0" w:type="dxa"/>
              <w:left w:w="150" w:type="dxa"/>
              <w:bottom w:w="0" w:type="dxa"/>
              <w:right w:w="150" w:type="dxa"/>
            </w:tcMar>
            <w:hideMark/>
          </w:tcPr>
          <w:p w14:paraId="6325AFCD" w14:textId="77777777" w:rsidR="00B55982" w:rsidRPr="00B55982" w:rsidRDefault="00B55982" w:rsidP="00B55982">
            <w:pPr>
              <w:spacing w:line="300" w:lineRule="atLeast"/>
              <w:jc w:val="left"/>
              <w:rPr>
                <w:ins w:id="1580"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37D62F94" w14:textId="77777777" w:rsidR="00B55982" w:rsidRPr="00B55982" w:rsidRDefault="00B55982" w:rsidP="00B55982">
            <w:pPr>
              <w:spacing w:line="300" w:lineRule="atLeast"/>
              <w:jc w:val="left"/>
              <w:rPr>
                <w:ins w:id="1581" w:author="Cláudio Nóbrega" w:date="2020-07-18T10:53:00Z"/>
                <w:rFonts w:ascii="Consolas" w:hAnsi="Consolas" w:cs="Segoe UI"/>
                <w:color w:val="24292E"/>
                <w:sz w:val="18"/>
                <w:szCs w:val="18"/>
              </w:rPr>
            </w:pPr>
            <w:proofErr w:type="spellStart"/>
            <w:ins w:id="1582" w:author="Cláudio Nóbrega" w:date="2020-07-18T10:53:00Z">
              <w:r w:rsidRPr="00B55982">
                <w:rPr>
                  <w:rFonts w:ascii="Consolas" w:hAnsi="Consolas" w:cs="Segoe UI"/>
                  <w:color w:val="D73A49"/>
                  <w:sz w:val="18"/>
                  <w:szCs w:val="18"/>
                </w:rPr>
                <w:t>def</w:t>
              </w:r>
              <w:proofErr w:type="spellEnd"/>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6F42C1"/>
                  <w:sz w:val="18"/>
                  <w:szCs w:val="18"/>
                </w:rPr>
                <w:t>main</w:t>
              </w:r>
              <w:proofErr w:type="spellEnd"/>
              <w:r w:rsidRPr="00B55982">
                <w:rPr>
                  <w:rFonts w:ascii="Consolas" w:hAnsi="Consolas" w:cs="Segoe UI"/>
                  <w:color w:val="24292E"/>
                  <w:sz w:val="18"/>
                  <w:szCs w:val="18"/>
                </w:rPr>
                <w:t>(</w:t>
              </w:r>
              <w:proofErr w:type="gramEnd"/>
              <w:r w:rsidRPr="00B55982">
                <w:rPr>
                  <w:rFonts w:ascii="Consolas" w:hAnsi="Consolas" w:cs="Segoe UI"/>
                  <w:color w:val="24292E"/>
                  <w:sz w:val="18"/>
                  <w:szCs w:val="18"/>
                </w:rPr>
                <w:t>):</w:t>
              </w:r>
            </w:ins>
          </w:p>
        </w:tc>
      </w:tr>
      <w:tr w:rsidR="00B55982" w:rsidRPr="00B55982" w14:paraId="3D3F3690" w14:textId="77777777" w:rsidTr="00B55982">
        <w:trPr>
          <w:ins w:id="1583" w:author="Cláudio Nóbrega" w:date="2020-07-18T10:53:00Z"/>
        </w:trPr>
        <w:tc>
          <w:tcPr>
            <w:tcW w:w="750" w:type="dxa"/>
            <w:shd w:val="clear" w:color="auto" w:fill="FFFFFF"/>
            <w:noWrap/>
            <w:tcMar>
              <w:top w:w="0" w:type="dxa"/>
              <w:left w:w="150" w:type="dxa"/>
              <w:bottom w:w="0" w:type="dxa"/>
              <w:right w:w="150" w:type="dxa"/>
            </w:tcMar>
            <w:hideMark/>
          </w:tcPr>
          <w:p w14:paraId="30E293B5" w14:textId="77777777" w:rsidR="00B55982" w:rsidRPr="00B55982" w:rsidRDefault="00B55982" w:rsidP="00B55982">
            <w:pPr>
              <w:spacing w:line="300" w:lineRule="atLeast"/>
              <w:jc w:val="left"/>
              <w:rPr>
                <w:ins w:id="158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4961F0" w14:textId="77777777" w:rsidR="00B55982" w:rsidRPr="00B55982" w:rsidRDefault="00B55982" w:rsidP="00B55982">
            <w:pPr>
              <w:spacing w:line="300" w:lineRule="atLeast"/>
              <w:jc w:val="left"/>
              <w:rPr>
                <w:ins w:id="1585" w:author="Cláudio Nóbrega" w:date="2020-07-18T10:53:00Z"/>
                <w:rFonts w:ascii="Consolas" w:hAnsi="Consolas" w:cs="Segoe UI"/>
                <w:color w:val="24292E"/>
                <w:sz w:val="18"/>
                <w:szCs w:val="18"/>
              </w:rPr>
            </w:pPr>
            <w:ins w:id="158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 Captura da webcam </w:t>
              </w:r>
            </w:ins>
          </w:p>
        </w:tc>
      </w:tr>
      <w:tr w:rsidR="00B55982" w:rsidRPr="00B55982" w14:paraId="2768776F" w14:textId="77777777" w:rsidTr="00B55982">
        <w:trPr>
          <w:ins w:id="1587" w:author="Cláudio Nóbrega" w:date="2020-07-18T10:53:00Z"/>
        </w:trPr>
        <w:tc>
          <w:tcPr>
            <w:tcW w:w="750" w:type="dxa"/>
            <w:shd w:val="clear" w:color="auto" w:fill="FFFFFF"/>
            <w:noWrap/>
            <w:tcMar>
              <w:top w:w="0" w:type="dxa"/>
              <w:left w:w="150" w:type="dxa"/>
              <w:bottom w:w="0" w:type="dxa"/>
              <w:right w:w="150" w:type="dxa"/>
            </w:tcMar>
            <w:hideMark/>
          </w:tcPr>
          <w:p w14:paraId="3D1D0E40" w14:textId="77777777" w:rsidR="00B55982" w:rsidRPr="00B55982" w:rsidRDefault="00B55982" w:rsidP="00B55982">
            <w:pPr>
              <w:spacing w:line="300" w:lineRule="atLeast"/>
              <w:jc w:val="left"/>
              <w:rPr>
                <w:ins w:id="158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B88239" w14:textId="77777777" w:rsidR="00B55982" w:rsidRPr="00B55982" w:rsidRDefault="00B55982" w:rsidP="00B55982">
            <w:pPr>
              <w:spacing w:line="300" w:lineRule="atLeast"/>
              <w:jc w:val="left"/>
              <w:rPr>
                <w:ins w:id="1589" w:author="Cláudio Nóbrega" w:date="2020-07-18T10:53:00Z"/>
                <w:rFonts w:ascii="Consolas" w:hAnsi="Consolas" w:cs="Segoe UI"/>
                <w:color w:val="24292E"/>
                <w:sz w:val="18"/>
                <w:szCs w:val="18"/>
              </w:rPr>
            </w:pPr>
            <w:ins w:id="159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cam</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E36209"/>
                  <w:sz w:val="18"/>
                  <w:szCs w:val="18"/>
                </w:rPr>
                <w:t>VideoCapture</w:t>
              </w:r>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5ADE2A90" w14:textId="77777777" w:rsidTr="00B55982">
        <w:trPr>
          <w:ins w:id="1591" w:author="Cláudio Nóbrega" w:date="2020-07-18T10:53:00Z"/>
        </w:trPr>
        <w:tc>
          <w:tcPr>
            <w:tcW w:w="750" w:type="dxa"/>
            <w:shd w:val="clear" w:color="auto" w:fill="FFFFFF"/>
            <w:noWrap/>
            <w:tcMar>
              <w:top w:w="0" w:type="dxa"/>
              <w:left w:w="150" w:type="dxa"/>
              <w:bottom w:w="0" w:type="dxa"/>
              <w:right w:w="150" w:type="dxa"/>
            </w:tcMar>
            <w:hideMark/>
          </w:tcPr>
          <w:p w14:paraId="6DBAB609" w14:textId="77777777" w:rsidR="00B55982" w:rsidRPr="00B55982" w:rsidRDefault="00B55982" w:rsidP="00B55982">
            <w:pPr>
              <w:spacing w:line="300" w:lineRule="atLeast"/>
              <w:jc w:val="left"/>
              <w:rPr>
                <w:ins w:id="159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E679DF" w14:textId="77777777" w:rsidR="00B55982" w:rsidRPr="00B55982" w:rsidRDefault="00B55982" w:rsidP="00B55982">
            <w:pPr>
              <w:spacing w:line="300" w:lineRule="atLeast"/>
              <w:jc w:val="left"/>
              <w:rPr>
                <w:ins w:id="1593" w:author="Cláudio Nóbrega" w:date="2020-07-18T10:53:00Z"/>
                <w:rFonts w:ascii="Consolas" w:hAnsi="Consolas" w:cs="Segoe UI"/>
                <w:color w:val="24292E"/>
                <w:sz w:val="18"/>
                <w:szCs w:val="18"/>
              </w:rPr>
            </w:pPr>
            <w:ins w:id="159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fgbg</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createBackgroundSubtractorMOG2</w:t>
              </w:r>
              <w:r w:rsidRPr="00B55982">
                <w:rPr>
                  <w:rFonts w:ascii="Consolas" w:hAnsi="Consolas" w:cs="Segoe UI"/>
                  <w:color w:val="24292E"/>
                  <w:sz w:val="18"/>
                  <w:szCs w:val="18"/>
                </w:rPr>
                <w:t>()</w:t>
              </w:r>
            </w:ins>
          </w:p>
        </w:tc>
      </w:tr>
      <w:tr w:rsidR="00B55982" w:rsidRPr="00B55982" w14:paraId="091CA067" w14:textId="77777777" w:rsidTr="00B55982">
        <w:trPr>
          <w:ins w:id="1595" w:author="Cláudio Nóbrega" w:date="2020-07-18T10:53:00Z"/>
        </w:trPr>
        <w:tc>
          <w:tcPr>
            <w:tcW w:w="750" w:type="dxa"/>
            <w:shd w:val="clear" w:color="auto" w:fill="FFFFFF"/>
            <w:noWrap/>
            <w:tcMar>
              <w:top w:w="0" w:type="dxa"/>
              <w:left w:w="150" w:type="dxa"/>
              <w:bottom w:w="0" w:type="dxa"/>
              <w:right w:w="150" w:type="dxa"/>
            </w:tcMar>
            <w:hideMark/>
          </w:tcPr>
          <w:p w14:paraId="1813CC41" w14:textId="77777777" w:rsidR="00B55982" w:rsidRPr="00B55982" w:rsidRDefault="00B55982" w:rsidP="00B55982">
            <w:pPr>
              <w:spacing w:line="300" w:lineRule="atLeast"/>
              <w:jc w:val="left"/>
              <w:rPr>
                <w:ins w:id="159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8F8958" w14:textId="77777777" w:rsidR="00B55982" w:rsidRPr="00B55982" w:rsidRDefault="00B55982" w:rsidP="00B55982">
            <w:pPr>
              <w:spacing w:line="300" w:lineRule="atLeast"/>
              <w:jc w:val="left"/>
              <w:rPr>
                <w:ins w:id="1597" w:author="Cláudio Nóbrega" w:date="2020-07-18T10:53:00Z"/>
                <w:rFonts w:ascii="Consolas" w:hAnsi="Consolas" w:cs="Segoe UI"/>
                <w:color w:val="24292E"/>
                <w:sz w:val="18"/>
                <w:szCs w:val="18"/>
              </w:rPr>
            </w:pPr>
          </w:p>
          <w:p w14:paraId="7F94C37D" w14:textId="77777777" w:rsidR="00B55982" w:rsidRPr="00B55982" w:rsidRDefault="00B55982" w:rsidP="00B55982">
            <w:pPr>
              <w:spacing w:line="300" w:lineRule="atLeast"/>
              <w:jc w:val="right"/>
              <w:rPr>
                <w:ins w:id="1598" w:author="Cláudio Nóbrega" w:date="2020-07-18T10:53:00Z"/>
                <w:rFonts w:ascii="Times New Roman" w:hAnsi="Times New Roman"/>
                <w:sz w:val="20"/>
                <w:szCs w:val="20"/>
              </w:rPr>
            </w:pPr>
          </w:p>
        </w:tc>
      </w:tr>
      <w:tr w:rsidR="00B55982" w:rsidRPr="00B55982" w14:paraId="56CDCFDD" w14:textId="77777777" w:rsidTr="00B55982">
        <w:trPr>
          <w:ins w:id="1599" w:author="Cláudio Nóbrega" w:date="2020-07-18T10:53:00Z"/>
        </w:trPr>
        <w:tc>
          <w:tcPr>
            <w:tcW w:w="750" w:type="dxa"/>
            <w:shd w:val="clear" w:color="auto" w:fill="FFFFFF"/>
            <w:noWrap/>
            <w:tcMar>
              <w:top w:w="0" w:type="dxa"/>
              <w:left w:w="150" w:type="dxa"/>
              <w:bottom w:w="0" w:type="dxa"/>
              <w:right w:w="150" w:type="dxa"/>
            </w:tcMar>
            <w:hideMark/>
          </w:tcPr>
          <w:p w14:paraId="2A424AFD" w14:textId="77777777" w:rsidR="00B55982" w:rsidRPr="00B55982" w:rsidRDefault="00B55982" w:rsidP="00B55982">
            <w:pPr>
              <w:spacing w:line="300" w:lineRule="atLeast"/>
              <w:jc w:val="left"/>
              <w:rPr>
                <w:ins w:id="1600"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4C438EE5" w14:textId="77777777" w:rsidR="00B55982" w:rsidRPr="00B55982" w:rsidRDefault="00B55982" w:rsidP="00B55982">
            <w:pPr>
              <w:spacing w:line="300" w:lineRule="atLeast"/>
              <w:jc w:val="left"/>
              <w:rPr>
                <w:ins w:id="1601" w:author="Cláudio Nóbrega" w:date="2020-07-18T10:53:00Z"/>
                <w:rFonts w:ascii="Consolas" w:hAnsi="Consolas" w:cs="Segoe UI"/>
                <w:color w:val="24292E"/>
                <w:sz w:val="18"/>
                <w:szCs w:val="18"/>
              </w:rPr>
            </w:pPr>
            <w:ins w:id="160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while</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True</w:t>
              </w:r>
              <w:proofErr w:type="spellEnd"/>
              <w:r w:rsidRPr="00B55982">
                <w:rPr>
                  <w:rFonts w:ascii="Consolas" w:hAnsi="Consolas" w:cs="Segoe UI"/>
                  <w:color w:val="24292E"/>
                  <w:sz w:val="18"/>
                  <w:szCs w:val="18"/>
                </w:rPr>
                <w:t>:</w:t>
              </w:r>
            </w:ins>
          </w:p>
        </w:tc>
      </w:tr>
      <w:tr w:rsidR="00B55982" w:rsidRPr="00B55982" w14:paraId="4C5FB14A" w14:textId="77777777" w:rsidTr="00B55982">
        <w:trPr>
          <w:ins w:id="1603" w:author="Cláudio Nóbrega" w:date="2020-07-18T10:53:00Z"/>
        </w:trPr>
        <w:tc>
          <w:tcPr>
            <w:tcW w:w="750" w:type="dxa"/>
            <w:shd w:val="clear" w:color="auto" w:fill="FFFFFF"/>
            <w:noWrap/>
            <w:tcMar>
              <w:top w:w="0" w:type="dxa"/>
              <w:left w:w="150" w:type="dxa"/>
              <w:bottom w:w="0" w:type="dxa"/>
              <w:right w:w="150" w:type="dxa"/>
            </w:tcMar>
            <w:hideMark/>
          </w:tcPr>
          <w:p w14:paraId="30AC47F9" w14:textId="77777777" w:rsidR="00B55982" w:rsidRPr="00B55982" w:rsidRDefault="00B55982" w:rsidP="00B55982">
            <w:pPr>
              <w:spacing w:line="300" w:lineRule="atLeast"/>
              <w:jc w:val="left"/>
              <w:rPr>
                <w:ins w:id="160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51EA81" w14:textId="77777777" w:rsidR="00B55982" w:rsidRPr="00B55982" w:rsidRDefault="00B55982" w:rsidP="00B55982">
            <w:pPr>
              <w:spacing w:line="300" w:lineRule="atLeast"/>
              <w:jc w:val="left"/>
              <w:rPr>
                <w:ins w:id="1605" w:author="Cláudio Nóbrega" w:date="2020-07-18T10:53:00Z"/>
                <w:rFonts w:ascii="Consolas" w:hAnsi="Consolas" w:cs="Segoe UI"/>
                <w:color w:val="24292E"/>
                <w:sz w:val="18"/>
                <w:szCs w:val="18"/>
              </w:rPr>
            </w:pPr>
          </w:p>
          <w:p w14:paraId="4D9E48E7" w14:textId="77777777" w:rsidR="00B55982" w:rsidRPr="00B55982" w:rsidRDefault="00B55982" w:rsidP="00B55982">
            <w:pPr>
              <w:spacing w:line="300" w:lineRule="atLeast"/>
              <w:jc w:val="right"/>
              <w:rPr>
                <w:ins w:id="1606" w:author="Cláudio Nóbrega" w:date="2020-07-18T10:53:00Z"/>
                <w:rFonts w:ascii="Times New Roman" w:hAnsi="Times New Roman"/>
                <w:sz w:val="20"/>
                <w:szCs w:val="20"/>
              </w:rPr>
            </w:pPr>
          </w:p>
        </w:tc>
      </w:tr>
      <w:tr w:rsidR="00B55982" w:rsidRPr="00B55982" w14:paraId="518239D6" w14:textId="77777777" w:rsidTr="00B55982">
        <w:trPr>
          <w:ins w:id="1607" w:author="Cláudio Nóbrega" w:date="2020-07-18T10:53:00Z"/>
        </w:trPr>
        <w:tc>
          <w:tcPr>
            <w:tcW w:w="750" w:type="dxa"/>
            <w:shd w:val="clear" w:color="auto" w:fill="FFFFFF"/>
            <w:noWrap/>
            <w:tcMar>
              <w:top w:w="0" w:type="dxa"/>
              <w:left w:w="150" w:type="dxa"/>
              <w:bottom w:w="0" w:type="dxa"/>
              <w:right w:w="150" w:type="dxa"/>
            </w:tcMar>
            <w:hideMark/>
          </w:tcPr>
          <w:p w14:paraId="0E2148E4" w14:textId="77777777" w:rsidR="00B55982" w:rsidRPr="00B55982" w:rsidRDefault="00B55982" w:rsidP="00B55982">
            <w:pPr>
              <w:spacing w:line="300" w:lineRule="atLeast"/>
              <w:jc w:val="left"/>
              <w:rPr>
                <w:ins w:id="160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2DF6009C" w14:textId="77777777" w:rsidR="00B55982" w:rsidRPr="00B55982" w:rsidRDefault="00B55982" w:rsidP="00B55982">
            <w:pPr>
              <w:spacing w:line="300" w:lineRule="atLeast"/>
              <w:jc w:val="left"/>
              <w:rPr>
                <w:ins w:id="1609" w:author="Cláudio Nóbrega" w:date="2020-07-18T10:53:00Z"/>
                <w:rFonts w:ascii="Consolas" w:hAnsi="Consolas" w:cs="Segoe UI"/>
                <w:color w:val="24292E"/>
                <w:sz w:val="18"/>
                <w:szCs w:val="18"/>
              </w:rPr>
            </w:pPr>
            <w:ins w:id="161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ret</w:t>
              </w:r>
              <w:proofErr w:type="spellEnd"/>
              <w:r w:rsidRPr="00B55982">
                <w:rPr>
                  <w:rFonts w:ascii="Consolas" w:hAnsi="Consolas" w:cs="Segoe UI"/>
                  <w:color w:val="24292E"/>
                  <w:sz w:val="18"/>
                  <w:szCs w:val="18"/>
                </w:rPr>
                <w:t xml:space="preserve">, frame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cam.</w:t>
              </w:r>
              <w:r w:rsidRPr="00B55982">
                <w:rPr>
                  <w:rFonts w:ascii="Consolas" w:hAnsi="Consolas" w:cs="Segoe UI"/>
                  <w:color w:val="6F42C1"/>
                  <w:sz w:val="18"/>
                  <w:szCs w:val="18"/>
                </w:rPr>
                <w:t>read</w:t>
              </w:r>
              <w:proofErr w:type="spellEnd"/>
              <w:proofErr w:type="gramEnd"/>
              <w:r w:rsidRPr="00B55982">
                <w:rPr>
                  <w:rFonts w:ascii="Consolas" w:hAnsi="Consolas" w:cs="Segoe UI"/>
                  <w:color w:val="24292E"/>
                  <w:sz w:val="18"/>
                  <w:szCs w:val="18"/>
                </w:rPr>
                <w:t>()</w:t>
              </w:r>
            </w:ins>
          </w:p>
        </w:tc>
      </w:tr>
      <w:tr w:rsidR="00B55982" w:rsidRPr="00B55982" w14:paraId="2F693654" w14:textId="77777777" w:rsidTr="00B55982">
        <w:trPr>
          <w:ins w:id="1611" w:author="Cláudio Nóbrega" w:date="2020-07-18T10:53:00Z"/>
        </w:trPr>
        <w:tc>
          <w:tcPr>
            <w:tcW w:w="750" w:type="dxa"/>
            <w:shd w:val="clear" w:color="auto" w:fill="FFFFFF"/>
            <w:noWrap/>
            <w:tcMar>
              <w:top w:w="0" w:type="dxa"/>
              <w:left w:w="150" w:type="dxa"/>
              <w:bottom w:w="0" w:type="dxa"/>
              <w:right w:w="150" w:type="dxa"/>
            </w:tcMar>
            <w:hideMark/>
          </w:tcPr>
          <w:p w14:paraId="0BF1A66E" w14:textId="77777777" w:rsidR="00B55982" w:rsidRPr="00B55982" w:rsidRDefault="00B55982" w:rsidP="00B55982">
            <w:pPr>
              <w:spacing w:line="300" w:lineRule="atLeast"/>
              <w:jc w:val="left"/>
              <w:rPr>
                <w:ins w:id="16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8A7BB6" w14:textId="77777777" w:rsidR="00B55982" w:rsidRPr="00B55982" w:rsidRDefault="00B55982" w:rsidP="00B55982">
            <w:pPr>
              <w:spacing w:line="300" w:lineRule="atLeast"/>
              <w:jc w:val="left"/>
              <w:rPr>
                <w:ins w:id="1613" w:author="Cláudio Nóbrega" w:date="2020-07-18T10:53:00Z"/>
                <w:rFonts w:ascii="Consolas" w:hAnsi="Consolas" w:cs="Segoe UI"/>
                <w:color w:val="24292E"/>
                <w:sz w:val="18"/>
                <w:szCs w:val="18"/>
              </w:rPr>
            </w:pPr>
          </w:p>
          <w:p w14:paraId="6BB8E655" w14:textId="77777777" w:rsidR="00B55982" w:rsidRPr="00B55982" w:rsidRDefault="00B55982" w:rsidP="00B55982">
            <w:pPr>
              <w:spacing w:line="300" w:lineRule="atLeast"/>
              <w:jc w:val="right"/>
              <w:rPr>
                <w:ins w:id="1614" w:author="Cláudio Nóbrega" w:date="2020-07-18T10:53:00Z"/>
                <w:rFonts w:ascii="Times New Roman" w:hAnsi="Times New Roman"/>
                <w:sz w:val="20"/>
                <w:szCs w:val="20"/>
              </w:rPr>
            </w:pPr>
          </w:p>
        </w:tc>
      </w:tr>
      <w:tr w:rsidR="00B55982" w:rsidRPr="00B55982" w14:paraId="2F2D26C7" w14:textId="77777777" w:rsidTr="00B55982">
        <w:trPr>
          <w:ins w:id="1615" w:author="Cláudio Nóbrega" w:date="2020-07-18T10:53:00Z"/>
        </w:trPr>
        <w:tc>
          <w:tcPr>
            <w:tcW w:w="750" w:type="dxa"/>
            <w:shd w:val="clear" w:color="auto" w:fill="FFFFFF"/>
            <w:noWrap/>
            <w:tcMar>
              <w:top w:w="0" w:type="dxa"/>
              <w:left w:w="150" w:type="dxa"/>
              <w:bottom w:w="0" w:type="dxa"/>
              <w:right w:w="150" w:type="dxa"/>
            </w:tcMar>
            <w:hideMark/>
          </w:tcPr>
          <w:p w14:paraId="7255FA45" w14:textId="77777777" w:rsidR="00B55982" w:rsidRPr="00B55982" w:rsidRDefault="00B55982" w:rsidP="00B55982">
            <w:pPr>
              <w:spacing w:line="300" w:lineRule="atLeast"/>
              <w:jc w:val="left"/>
              <w:rPr>
                <w:ins w:id="1616"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676F2D63" w14:textId="77777777" w:rsidR="00B55982" w:rsidRPr="00B55982" w:rsidRDefault="00B55982" w:rsidP="00B55982">
            <w:pPr>
              <w:spacing w:line="300" w:lineRule="atLeast"/>
              <w:jc w:val="left"/>
              <w:rPr>
                <w:ins w:id="1617" w:author="Cláudio Nóbrega" w:date="2020-07-18T10:53:00Z"/>
                <w:rFonts w:ascii="Consolas" w:hAnsi="Consolas" w:cs="Segoe UI"/>
                <w:color w:val="24292E"/>
                <w:sz w:val="18"/>
                <w:szCs w:val="18"/>
              </w:rPr>
            </w:pPr>
            <w:ins w:id="161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ret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is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False</w:t>
              </w:r>
              <w:r w:rsidRPr="00B55982">
                <w:rPr>
                  <w:rFonts w:ascii="Consolas" w:hAnsi="Consolas" w:cs="Segoe UI"/>
                  <w:color w:val="24292E"/>
                  <w:sz w:val="18"/>
                  <w:szCs w:val="18"/>
                </w:rPr>
                <w:t>:</w:t>
              </w:r>
            </w:ins>
          </w:p>
        </w:tc>
      </w:tr>
      <w:tr w:rsidR="00B55982" w:rsidRPr="00B55982" w14:paraId="01F6A8CF" w14:textId="77777777" w:rsidTr="00B55982">
        <w:trPr>
          <w:ins w:id="1619" w:author="Cláudio Nóbrega" w:date="2020-07-18T10:53:00Z"/>
        </w:trPr>
        <w:tc>
          <w:tcPr>
            <w:tcW w:w="750" w:type="dxa"/>
            <w:shd w:val="clear" w:color="auto" w:fill="FFFFFF"/>
            <w:noWrap/>
            <w:tcMar>
              <w:top w:w="0" w:type="dxa"/>
              <w:left w:w="150" w:type="dxa"/>
              <w:bottom w:w="0" w:type="dxa"/>
              <w:right w:w="150" w:type="dxa"/>
            </w:tcMar>
            <w:hideMark/>
          </w:tcPr>
          <w:p w14:paraId="723564C6" w14:textId="77777777" w:rsidR="00B55982" w:rsidRPr="00B55982" w:rsidRDefault="00B55982" w:rsidP="00B55982">
            <w:pPr>
              <w:spacing w:line="300" w:lineRule="atLeast"/>
              <w:jc w:val="left"/>
              <w:rPr>
                <w:ins w:id="162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6800E3" w14:textId="77777777" w:rsidR="00B55982" w:rsidRPr="00B55982" w:rsidRDefault="00B55982" w:rsidP="00B55982">
            <w:pPr>
              <w:spacing w:line="300" w:lineRule="atLeast"/>
              <w:jc w:val="left"/>
              <w:rPr>
                <w:ins w:id="1621" w:author="Cláudio Nóbrega" w:date="2020-07-18T10:53:00Z"/>
                <w:rFonts w:ascii="Consolas" w:hAnsi="Consolas" w:cs="Segoe UI"/>
                <w:color w:val="24292E"/>
                <w:sz w:val="18"/>
                <w:szCs w:val="18"/>
              </w:rPr>
            </w:pPr>
            <w:ins w:id="162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return</w:t>
              </w:r>
              <w:proofErr w:type="spellEnd"/>
            </w:ins>
          </w:p>
        </w:tc>
      </w:tr>
      <w:tr w:rsidR="00B55982" w:rsidRPr="00B55982" w14:paraId="55EAF949" w14:textId="77777777" w:rsidTr="00B55982">
        <w:trPr>
          <w:ins w:id="1623" w:author="Cláudio Nóbrega" w:date="2020-07-18T10:53:00Z"/>
        </w:trPr>
        <w:tc>
          <w:tcPr>
            <w:tcW w:w="750" w:type="dxa"/>
            <w:shd w:val="clear" w:color="auto" w:fill="FFFFFF"/>
            <w:noWrap/>
            <w:tcMar>
              <w:top w:w="0" w:type="dxa"/>
              <w:left w:w="150" w:type="dxa"/>
              <w:bottom w:w="0" w:type="dxa"/>
              <w:right w:w="150" w:type="dxa"/>
            </w:tcMar>
            <w:hideMark/>
          </w:tcPr>
          <w:p w14:paraId="6EB6C458" w14:textId="77777777" w:rsidR="00B55982" w:rsidRPr="00B55982" w:rsidRDefault="00B55982" w:rsidP="00B55982">
            <w:pPr>
              <w:spacing w:line="300" w:lineRule="atLeast"/>
              <w:jc w:val="left"/>
              <w:rPr>
                <w:ins w:id="162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97582F" w14:textId="77777777" w:rsidR="00B55982" w:rsidRPr="00B55982" w:rsidRDefault="00B55982" w:rsidP="00B55982">
            <w:pPr>
              <w:spacing w:line="300" w:lineRule="atLeast"/>
              <w:jc w:val="left"/>
              <w:rPr>
                <w:ins w:id="1625" w:author="Cláudio Nóbrega" w:date="2020-07-18T10:53:00Z"/>
                <w:rFonts w:ascii="Consolas" w:hAnsi="Consolas" w:cs="Segoe UI"/>
                <w:color w:val="24292E"/>
                <w:sz w:val="18"/>
                <w:szCs w:val="18"/>
              </w:rPr>
            </w:pPr>
          </w:p>
          <w:p w14:paraId="6D1EE959" w14:textId="77777777" w:rsidR="00B55982" w:rsidRPr="00B55982" w:rsidRDefault="00B55982" w:rsidP="00B55982">
            <w:pPr>
              <w:spacing w:line="300" w:lineRule="atLeast"/>
              <w:jc w:val="right"/>
              <w:rPr>
                <w:ins w:id="1626" w:author="Cláudio Nóbrega" w:date="2020-07-18T10:53:00Z"/>
                <w:rFonts w:ascii="Times New Roman" w:hAnsi="Times New Roman"/>
                <w:sz w:val="20"/>
                <w:szCs w:val="20"/>
              </w:rPr>
            </w:pPr>
          </w:p>
        </w:tc>
      </w:tr>
      <w:tr w:rsidR="00B55982" w:rsidRPr="00B55982" w14:paraId="61873115" w14:textId="77777777" w:rsidTr="00B55982">
        <w:trPr>
          <w:ins w:id="1627" w:author="Cláudio Nóbrega" w:date="2020-07-18T10:53:00Z"/>
        </w:trPr>
        <w:tc>
          <w:tcPr>
            <w:tcW w:w="750" w:type="dxa"/>
            <w:shd w:val="clear" w:color="auto" w:fill="FFFFFF"/>
            <w:noWrap/>
            <w:tcMar>
              <w:top w:w="0" w:type="dxa"/>
              <w:left w:w="150" w:type="dxa"/>
              <w:bottom w:w="0" w:type="dxa"/>
              <w:right w:w="150" w:type="dxa"/>
            </w:tcMar>
            <w:hideMark/>
          </w:tcPr>
          <w:p w14:paraId="326A4C66" w14:textId="77777777" w:rsidR="00B55982" w:rsidRPr="00B55982" w:rsidRDefault="00B55982" w:rsidP="00B55982">
            <w:pPr>
              <w:spacing w:line="300" w:lineRule="atLeast"/>
              <w:jc w:val="left"/>
              <w:rPr>
                <w:ins w:id="162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3301A798" w14:textId="77777777" w:rsidR="00B55982" w:rsidRPr="00B55982" w:rsidRDefault="00B55982" w:rsidP="00B55982">
            <w:pPr>
              <w:spacing w:line="300" w:lineRule="atLeast"/>
              <w:jc w:val="left"/>
              <w:rPr>
                <w:ins w:id="1629" w:author="Cláudio Nóbrega" w:date="2020-07-18T10:53:00Z"/>
                <w:rFonts w:ascii="Consolas" w:hAnsi="Consolas" w:cs="Segoe UI"/>
                <w:color w:val="24292E"/>
                <w:sz w:val="18"/>
                <w:szCs w:val="18"/>
              </w:rPr>
            </w:pPr>
            <w:ins w:id="163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Mostrar retângulo de ROI</w:t>
              </w:r>
            </w:ins>
          </w:p>
        </w:tc>
      </w:tr>
      <w:tr w:rsidR="00B55982" w:rsidRPr="00B55982" w14:paraId="3249A6E6" w14:textId="77777777" w:rsidTr="00B55982">
        <w:trPr>
          <w:ins w:id="1631" w:author="Cláudio Nóbrega" w:date="2020-07-18T10:53:00Z"/>
        </w:trPr>
        <w:tc>
          <w:tcPr>
            <w:tcW w:w="750" w:type="dxa"/>
            <w:shd w:val="clear" w:color="auto" w:fill="FFFFFF"/>
            <w:noWrap/>
            <w:tcMar>
              <w:top w:w="0" w:type="dxa"/>
              <w:left w:w="150" w:type="dxa"/>
              <w:bottom w:w="0" w:type="dxa"/>
              <w:right w:w="150" w:type="dxa"/>
            </w:tcMar>
            <w:hideMark/>
          </w:tcPr>
          <w:p w14:paraId="1A72DBAE" w14:textId="77777777" w:rsidR="00B55982" w:rsidRPr="00B55982" w:rsidRDefault="00B55982" w:rsidP="00B55982">
            <w:pPr>
              <w:spacing w:line="300" w:lineRule="atLeast"/>
              <w:jc w:val="left"/>
              <w:rPr>
                <w:ins w:id="163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626F03" w14:textId="77777777" w:rsidR="00B55982" w:rsidRPr="00B55982" w:rsidRDefault="00B55982" w:rsidP="00B55982">
            <w:pPr>
              <w:spacing w:line="300" w:lineRule="atLeast"/>
              <w:jc w:val="left"/>
              <w:rPr>
                <w:ins w:id="1633" w:author="Cláudio Nóbrega" w:date="2020-07-18T10:53:00Z"/>
                <w:rFonts w:ascii="Consolas" w:hAnsi="Consolas" w:cs="Segoe UI"/>
                <w:color w:val="24292E"/>
                <w:sz w:val="18"/>
                <w:szCs w:val="18"/>
              </w:rPr>
            </w:pPr>
            <w:ins w:id="1634"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rectangle</w:t>
              </w:r>
              <w:r w:rsidRPr="00B55982">
                <w:rPr>
                  <w:rFonts w:ascii="Consolas" w:hAnsi="Consolas" w:cs="Segoe UI"/>
                  <w:color w:val="24292E"/>
                  <w:sz w:val="18"/>
                  <w:szCs w:val="18"/>
                </w:rPr>
                <w:t>(frame, (</w:t>
              </w:r>
              <w:r w:rsidRPr="00B55982">
                <w:rPr>
                  <w:rFonts w:ascii="Consolas" w:hAnsi="Consolas" w:cs="Segoe UI"/>
                  <w:color w:val="005CC5"/>
                  <w:sz w:val="18"/>
                  <w:szCs w:val="18"/>
                </w:rPr>
                <w:t>20</w:t>
              </w:r>
              <w:r w:rsidRPr="00B55982">
                <w:rPr>
                  <w:rFonts w:ascii="Consolas" w:hAnsi="Consolas" w:cs="Segoe UI"/>
                  <w:color w:val="24292E"/>
                  <w:sz w:val="18"/>
                  <w:szCs w:val="18"/>
                </w:rPr>
                <w:t xml:space="preserve">, </w:t>
              </w:r>
              <w:r w:rsidRPr="00B55982">
                <w:rPr>
                  <w:rFonts w:ascii="Consolas" w:hAnsi="Consolas" w:cs="Segoe UI"/>
                  <w:color w:val="005CC5"/>
                  <w:sz w:val="18"/>
                  <w:szCs w:val="18"/>
                </w:rPr>
                <w:t>20</w:t>
              </w:r>
              <w:r w:rsidRPr="00B55982">
                <w:rPr>
                  <w:rFonts w:ascii="Consolas" w:hAnsi="Consolas" w:cs="Segoe UI"/>
                  <w:color w:val="24292E"/>
                  <w:sz w:val="18"/>
                  <w:szCs w:val="18"/>
                </w:rPr>
                <w:t>), (</w:t>
              </w:r>
              <w:r w:rsidRPr="00B55982">
                <w:rPr>
                  <w:rFonts w:ascii="Consolas" w:hAnsi="Consolas" w:cs="Segoe UI"/>
                  <w:color w:val="005CC5"/>
                  <w:sz w:val="18"/>
                  <w:szCs w:val="18"/>
                </w:rPr>
                <w:t>300</w:t>
              </w:r>
              <w:r w:rsidRPr="00B55982">
                <w:rPr>
                  <w:rFonts w:ascii="Consolas" w:hAnsi="Consolas" w:cs="Segoe UI"/>
                  <w:color w:val="24292E"/>
                  <w:sz w:val="18"/>
                  <w:szCs w:val="18"/>
                </w:rPr>
                <w:t xml:space="preserve">, </w:t>
              </w:r>
              <w:r w:rsidRPr="00B55982">
                <w:rPr>
                  <w:rFonts w:ascii="Consolas" w:hAnsi="Consolas" w:cs="Segoe UI"/>
                  <w:color w:val="005CC5"/>
                  <w:sz w:val="18"/>
                  <w:szCs w:val="18"/>
                </w:rPr>
                <w:t>300</w:t>
              </w:r>
              <w:r w:rsidRPr="00B55982">
                <w:rPr>
                  <w:rFonts w:ascii="Consolas" w:hAnsi="Consolas" w:cs="Segoe UI"/>
                  <w:color w:val="24292E"/>
                  <w:sz w:val="18"/>
                  <w:szCs w:val="18"/>
                </w:rPr>
                <w:t>), (</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4</w:t>
              </w:r>
              <w:proofErr w:type="gramStart"/>
              <w:r w:rsidRPr="00B55982">
                <w:rPr>
                  <w:rFonts w:ascii="Consolas" w:hAnsi="Consolas" w:cs="Segoe UI"/>
                  <w:color w:val="24292E"/>
                  <w:sz w:val="18"/>
                  <w:szCs w:val="18"/>
                </w:rPr>
                <w:t xml:space="preserve">)  </w:t>
              </w:r>
              <w:r w:rsidRPr="00B55982">
                <w:rPr>
                  <w:rFonts w:ascii="Consolas" w:hAnsi="Consolas" w:cs="Segoe UI"/>
                  <w:color w:val="6A737D"/>
                  <w:sz w:val="18"/>
                  <w:szCs w:val="18"/>
                </w:rPr>
                <w:t>#</w:t>
              </w:r>
              <w:proofErr w:type="gramEnd"/>
              <w:r w:rsidRPr="00B55982">
                <w:rPr>
                  <w:rFonts w:ascii="Consolas" w:hAnsi="Consolas" w:cs="Segoe UI"/>
                  <w:color w:val="6A737D"/>
                  <w:sz w:val="18"/>
                  <w:szCs w:val="18"/>
                </w:rPr>
                <w:t xml:space="preserve"> retângulo mais externo</w:t>
              </w:r>
            </w:ins>
          </w:p>
        </w:tc>
      </w:tr>
      <w:tr w:rsidR="00B55982" w:rsidRPr="00B55982" w14:paraId="02726E1C" w14:textId="77777777" w:rsidTr="00B55982">
        <w:trPr>
          <w:ins w:id="1635" w:author="Cláudio Nóbrega" w:date="2020-07-18T10:53:00Z"/>
        </w:trPr>
        <w:tc>
          <w:tcPr>
            <w:tcW w:w="750" w:type="dxa"/>
            <w:shd w:val="clear" w:color="auto" w:fill="FFFFFF"/>
            <w:noWrap/>
            <w:tcMar>
              <w:top w:w="0" w:type="dxa"/>
              <w:left w:w="150" w:type="dxa"/>
              <w:bottom w:w="0" w:type="dxa"/>
              <w:right w:w="150" w:type="dxa"/>
            </w:tcMar>
            <w:hideMark/>
          </w:tcPr>
          <w:p w14:paraId="4E94931B" w14:textId="77777777" w:rsidR="00B55982" w:rsidRPr="00B55982" w:rsidRDefault="00B55982" w:rsidP="00B55982">
            <w:pPr>
              <w:spacing w:line="300" w:lineRule="atLeast"/>
              <w:jc w:val="left"/>
              <w:rPr>
                <w:ins w:id="163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DC4C93" w14:textId="77777777" w:rsidR="00B55982" w:rsidRPr="00B55982" w:rsidRDefault="00B55982" w:rsidP="00B55982">
            <w:pPr>
              <w:spacing w:line="300" w:lineRule="atLeast"/>
              <w:jc w:val="left"/>
              <w:rPr>
                <w:ins w:id="1637" w:author="Cláudio Nóbrega" w:date="2020-07-18T10:53:00Z"/>
                <w:rFonts w:ascii="Consolas" w:hAnsi="Consolas" w:cs="Segoe UI"/>
                <w:color w:val="24292E"/>
                <w:sz w:val="18"/>
                <w:szCs w:val="18"/>
              </w:rPr>
            </w:pPr>
            <w:ins w:id="1638"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gramStart"/>
              <w:r w:rsidRPr="00B55982">
                <w:rPr>
                  <w:rFonts w:ascii="Consolas" w:hAnsi="Consolas" w:cs="Segoe UI"/>
                  <w:color w:val="24292E"/>
                  <w:sz w:val="18"/>
                  <w:szCs w:val="18"/>
                </w:rPr>
                <w:t>frame[</w:t>
              </w:r>
              <w:proofErr w:type="gramEnd"/>
              <w:r w:rsidRPr="00B55982">
                <w:rPr>
                  <w:rFonts w:ascii="Consolas" w:hAnsi="Consolas" w:cs="Segoe UI"/>
                  <w:color w:val="005CC5"/>
                  <w:sz w:val="18"/>
                  <w:szCs w:val="18"/>
                </w:rPr>
                <w:t>20</w:t>
              </w:r>
              <w:r w:rsidRPr="00B55982">
                <w:rPr>
                  <w:rFonts w:ascii="Consolas" w:hAnsi="Consolas" w:cs="Segoe UI"/>
                  <w:color w:val="24292E"/>
                  <w:sz w:val="18"/>
                  <w:szCs w:val="18"/>
                </w:rPr>
                <w:t>:</w:t>
              </w:r>
              <w:r w:rsidRPr="00B55982">
                <w:rPr>
                  <w:rFonts w:ascii="Consolas" w:hAnsi="Consolas" w:cs="Segoe UI"/>
                  <w:color w:val="005CC5"/>
                  <w:sz w:val="18"/>
                  <w:szCs w:val="18"/>
                </w:rPr>
                <w:t>300</w:t>
              </w:r>
              <w:r w:rsidRPr="00B55982">
                <w:rPr>
                  <w:rFonts w:ascii="Consolas" w:hAnsi="Consolas" w:cs="Segoe UI"/>
                  <w:color w:val="24292E"/>
                  <w:sz w:val="18"/>
                  <w:szCs w:val="18"/>
                </w:rPr>
                <w:t xml:space="preserve">, </w:t>
              </w:r>
              <w:r w:rsidRPr="00B55982">
                <w:rPr>
                  <w:rFonts w:ascii="Consolas" w:hAnsi="Consolas" w:cs="Segoe UI"/>
                  <w:color w:val="005CC5"/>
                  <w:sz w:val="18"/>
                  <w:szCs w:val="18"/>
                </w:rPr>
                <w:t>20</w:t>
              </w:r>
              <w:r w:rsidRPr="00B55982">
                <w:rPr>
                  <w:rFonts w:ascii="Consolas" w:hAnsi="Consolas" w:cs="Segoe UI"/>
                  <w:color w:val="24292E"/>
                  <w:sz w:val="18"/>
                  <w:szCs w:val="18"/>
                </w:rPr>
                <w:t>:</w:t>
              </w:r>
              <w:r w:rsidRPr="00B55982">
                <w:rPr>
                  <w:rFonts w:ascii="Consolas" w:hAnsi="Consolas" w:cs="Segoe UI"/>
                  <w:color w:val="005CC5"/>
                  <w:sz w:val="18"/>
                  <w:szCs w:val="18"/>
                </w:rPr>
                <w:t>300</w:t>
              </w:r>
              <w:r w:rsidRPr="00B55982">
                <w:rPr>
                  <w:rFonts w:ascii="Consolas" w:hAnsi="Consolas" w:cs="Segoe UI"/>
                  <w:color w:val="24292E"/>
                  <w:sz w:val="18"/>
                  <w:szCs w:val="18"/>
                </w:rPr>
                <w:t>]</w:t>
              </w:r>
            </w:ins>
          </w:p>
        </w:tc>
      </w:tr>
      <w:tr w:rsidR="00B55982" w:rsidRPr="00B55982" w14:paraId="0F790827" w14:textId="77777777" w:rsidTr="00B55982">
        <w:trPr>
          <w:ins w:id="1639" w:author="Cláudio Nóbrega" w:date="2020-07-18T10:53:00Z"/>
        </w:trPr>
        <w:tc>
          <w:tcPr>
            <w:tcW w:w="750" w:type="dxa"/>
            <w:shd w:val="clear" w:color="auto" w:fill="FFFFFF"/>
            <w:noWrap/>
            <w:tcMar>
              <w:top w:w="0" w:type="dxa"/>
              <w:left w:w="150" w:type="dxa"/>
              <w:bottom w:w="0" w:type="dxa"/>
              <w:right w:w="150" w:type="dxa"/>
            </w:tcMar>
            <w:hideMark/>
          </w:tcPr>
          <w:p w14:paraId="7AF6DF51" w14:textId="77777777" w:rsidR="00B55982" w:rsidRPr="00B55982" w:rsidRDefault="00B55982" w:rsidP="00B55982">
            <w:pPr>
              <w:spacing w:line="300" w:lineRule="atLeast"/>
              <w:jc w:val="left"/>
              <w:rPr>
                <w:ins w:id="164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E21AA4" w14:textId="77777777" w:rsidR="00B55982" w:rsidRPr="00B55982" w:rsidRDefault="00B55982" w:rsidP="00B55982">
            <w:pPr>
              <w:spacing w:line="300" w:lineRule="atLeast"/>
              <w:jc w:val="left"/>
              <w:rPr>
                <w:ins w:id="1641" w:author="Cláudio Nóbrega" w:date="2020-07-18T10:53:00Z"/>
                <w:rFonts w:ascii="Consolas" w:hAnsi="Consolas" w:cs="Segoe UI"/>
                <w:color w:val="24292E"/>
                <w:sz w:val="18"/>
                <w:szCs w:val="18"/>
              </w:rPr>
            </w:pPr>
          </w:p>
          <w:p w14:paraId="5C24EBDB" w14:textId="77777777" w:rsidR="00B55982" w:rsidRPr="00B55982" w:rsidRDefault="00B55982" w:rsidP="00B55982">
            <w:pPr>
              <w:spacing w:line="300" w:lineRule="atLeast"/>
              <w:jc w:val="right"/>
              <w:rPr>
                <w:ins w:id="1642" w:author="Cláudio Nóbrega" w:date="2020-07-18T10:53:00Z"/>
                <w:rFonts w:ascii="Times New Roman" w:hAnsi="Times New Roman"/>
                <w:sz w:val="20"/>
                <w:szCs w:val="20"/>
              </w:rPr>
            </w:pPr>
          </w:p>
        </w:tc>
      </w:tr>
      <w:tr w:rsidR="00B55982" w:rsidRPr="00B55982" w14:paraId="2ACAB983" w14:textId="77777777" w:rsidTr="00B55982">
        <w:trPr>
          <w:ins w:id="1643" w:author="Cláudio Nóbrega" w:date="2020-07-18T10:53:00Z"/>
        </w:trPr>
        <w:tc>
          <w:tcPr>
            <w:tcW w:w="750" w:type="dxa"/>
            <w:shd w:val="clear" w:color="auto" w:fill="FFFFFF"/>
            <w:noWrap/>
            <w:tcMar>
              <w:top w:w="0" w:type="dxa"/>
              <w:left w:w="150" w:type="dxa"/>
              <w:bottom w:w="0" w:type="dxa"/>
              <w:right w:w="150" w:type="dxa"/>
            </w:tcMar>
            <w:hideMark/>
          </w:tcPr>
          <w:p w14:paraId="313A809C" w14:textId="77777777" w:rsidR="00B55982" w:rsidRPr="00B55982" w:rsidRDefault="00B55982" w:rsidP="00B55982">
            <w:pPr>
              <w:spacing w:line="300" w:lineRule="atLeast"/>
              <w:jc w:val="left"/>
              <w:rPr>
                <w:ins w:id="1644"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2C649C3E" w14:textId="77777777" w:rsidR="00B55982" w:rsidRPr="00B55982" w:rsidRDefault="00B55982" w:rsidP="00B55982">
            <w:pPr>
              <w:spacing w:line="300" w:lineRule="atLeast"/>
              <w:jc w:val="left"/>
              <w:rPr>
                <w:ins w:id="1645" w:author="Cláudio Nóbrega" w:date="2020-07-18T10:53:00Z"/>
                <w:rFonts w:ascii="Consolas" w:hAnsi="Consolas" w:cs="Segoe UI"/>
                <w:color w:val="24292E"/>
                <w:sz w:val="18"/>
                <w:szCs w:val="18"/>
              </w:rPr>
            </w:pPr>
            <w:ins w:id="164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Segmentação da mão por movimento</w:t>
              </w:r>
            </w:ins>
          </w:p>
        </w:tc>
      </w:tr>
      <w:tr w:rsidR="00B55982" w:rsidRPr="00B55982" w14:paraId="49A76793" w14:textId="77777777" w:rsidTr="00B55982">
        <w:trPr>
          <w:ins w:id="1647" w:author="Cláudio Nóbrega" w:date="2020-07-18T10:53:00Z"/>
        </w:trPr>
        <w:tc>
          <w:tcPr>
            <w:tcW w:w="750" w:type="dxa"/>
            <w:shd w:val="clear" w:color="auto" w:fill="FFFFFF"/>
            <w:noWrap/>
            <w:tcMar>
              <w:top w:w="0" w:type="dxa"/>
              <w:left w:w="150" w:type="dxa"/>
              <w:bottom w:w="0" w:type="dxa"/>
              <w:right w:w="150" w:type="dxa"/>
            </w:tcMar>
            <w:hideMark/>
          </w:tcPr>
          <w:p w14:paraId="3E3B98E7" w14:textId="77777777" w:rsidR="00B55982" w:rsidRPr="00B55982" w:rsidRDefault="00B55982" w:rsidP="00B55982">
            <w:pPr>
              <w:spacing w:line="300" w:lineRule="atLeast"/>
              <w:jc w:val="left"/>
              <w:rPr>
                <w:ins w:id="164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65A63F" w14:textId="77777777" w:rsidR="00B55982" w:rsidRPr="00B55982" w:rsidRDefault="00B55982" w:rsidP="00B55982">
            <w:pPr>
              <w:spacing w:line="300" w:lineRule="atLeast"/>
              <w:jc w:val="left"/>
              <w:rPr>
                <w:ins w:id="1649" w:author="Cláudio Nóbrega" w:date="2020-07-18T10:53:00Z"/>
                <w:rFonts w:ascii="Consolas" w:hAnsi="Consolas" w:cs="Segoe UI"/>
                <w:color w:val="24292E"/>
                <w:sz w:val="18"/>
                <w:szCs w:val="18"/>
              </w:rPr>
            </w:pPr>
            <w:ins w:id="165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Subtração de fundo MOG2</w:t>
              </w:r>
            </w:ins>
          </w:p>
        </w:tc>
      </w:tr>
      <w:tr w:rsidR="00B55982" w:rsidRPr="00B55982" w14:paraId="5B850238" w14:textId="77777777" w:rsidTr="00B55982">
        <w:trPr>
          <w:ins w:id="1651" w:author="Cláudio Nóbrega" w:date="2020-07-18T10:53:00Z"/>
        </w:trPr>
        <w:tc>
          <w:tcPr>
            <w:tcW w:w="750" w:type="dxa"/>
            <w:shd w:val="clear" w:color="auto" w:fill="FFFFFF"/>
            <w:noWrap/>
            <w:tcMar>
              <w:top w:w="0" w:type="dxa"/>
              <w:left w:w="150" w:type="dxa"/>
              <w:bottom w:w="0" w:type="dxa"/>
              <w:right w:w="150" w:type="dxa"/>
            </w:tcMar>
            <w:hideMark/>
          </w:tcPr>
          <w:p w14:paraId="363D3E15" w14:textId="77777777" w:rsidR="00B55982" w:rsidRPr="00B55982" w:rsidRDefault="00B55982" w:rsidP="00B55982">
            <w:pPr>
              <w:spacing w:line="300" w:lineRule="atLeast"/>
              <w:jc w:val="left"/>
              <w:rPr>
                <w:ins w:id="165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8370A3" w14:textId="77777777" w:rsidR="00B55982" w:rsidRPr="00B55982" w:rsidRDefault="00B55982" w:rsidP="00B55982">
            <w:pPr>
              <w:spacing w:line="300" w:lineRule="atLeast"/>
              <w:jc w:val="left"/>
              <w:rPr>
                <w:ins w:id="1653" w:author="Cláudio Nóbrega" w:date="2020-07-18T10:53:00Z"/>
                <w:rFonts w:ascii="Consolas" w:hAnsi="Consolas" w:cs="Segoe UI"/>
                <w:color w:val="24292E"/>
                <w:sz w:val="18"/>
                <w:szCs w:val="18"/>
              </w:rPr>
            </w:pPr>
            <w:ins w:id="165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fgmask</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E36209"/>
                  <w:sz w:val="18"/>
                  <w:szCs w:val="18"/>
                </w:rPr>
                <w:t>ROI</w:t>
              </w:r>
            </w:ins>
          </w:p>
        </w:tc>
      </w:tr>
      <w:tr w:rsidR="00B55982" w:rsidRPr="00B55982" w14:paraId="34BDAD16" w14:textId="77777777" w:rsidTr="00B55982">
        <w:trPr>
          <w:ins w:id="1655" w:author="Cláudio Nóbrega" w:date="2020-07-18T10:53:00Z"/>
        </w:trPr>
        <w:tc>
          <w:tcPr>
            <w:tcW w:w="750" w:type="dxa"/>
            <w:shd w:val="clear" w:color="auto" w:fill="FFFFFF"/>
            <w:noWrap/>
            <w:tcMar>
              <w:top w:w="0" w:type="dxa"/>
              <w:left w:w="150" w:type="dxa"/>
              <w:bottom w:w="0" w:type="dxa"/>
              <w:right w:w="150" w:type="dxa"/>
            </w:tcMar>
            <w:hideMark/>
          </w:tcPr>
          <w:p w14:paraId="18B2F27E" w14:textId="77777777" w:rsidR="00B55982" w:rsidRPr="00B55982" w:rsidRDefault="00B55982" w:rsidP="00B55982">
            <w:pPr>
              <w:spacing w:line="300" w:lineRule="atLeast"/>
              <w:jc w:val="left"/>
              <w:rPr>
                <w:ins w:id="165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0D7E94" w14:textId="77777777" w:rsidR="00B55982" w:rsidRPr="00B55982" w:rsidRDefault="00B55982" w:rsidP="00B55982">
            <w:pPr>
              <w:spacing w:line="300" w:lineRule="atLeast"/>
              <w:jc w:val="left"/>
              <w:rPr>
                <w:ins w:id="1657" w:author="Cláudio Nóbrega" w:date="2020-07-18T10:53:00Z"/>
                <w:rFonts w:ascii="Consolas" w:hAnsi="Consolas" w:cs="Segoe UI"/>
                <w:color w:val="24292E"/>
                <w:sz w:val="18"/>
                <w:szCs w:val="18"/>
              </w:rPr>
            </w:pPr>
            <w:ins w:id="1658" w:author="Cláudio Nóbrega" w:date="2020-07-18T10:53:00Z">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fgbg.</w:t>
              </w:r>
              <w:r w:rsidRPr="00B55982">
                <w:rPr>
                  <w:rFonts w:ascii="Consolas" w:hAnsi="Consolas" w:cs="Segoe UI"/>
                  <w:color w:val="6F42C1"/>
                  <w:sz w:val="18"/>
                  <w:szCs w:val="18"/>
                </w:rPr>
                <w:t>setBackgroundRatio</w:t>
              </w:r>
              <w:proofErr w:type="spellEnd"/>
              <w:proofErr w:type="gramEnd"/>
              <w:r w:rsidRPr="00B55982">
                <w:rPr>
                  <w:rFonts w:ascii="Consolas" w:hAnsi="Consolas" w:cs="Segoe UI"/>
                  <w:color w:val="24292E"/>
                  <w:sz w:val="18"/>
                  <w:szCs w:val="18"/>
                </w:rPr>
                <w:t>(</w:t>
              </w:r>
              <w:r w:rsidRPr="00B55982">
                <w:rPr>
                  <w:rFonts w:ascii="Consolas" w:hAnsi="Consolas" w:cs="Segoe UI"/>
                  <w:color w:val="005CC5"/>
                  <w:sz w:val="18"/>
                  <w:szCs w:val="18"/>
                </w:rPr>
                <w:t>0.005</w:t>
              </w:r>
              <w:r w:rsidRPr="00B55982">
                <w:rPr>
                  <w:rFonts w:ascii="Consolas" w:hAnsi="Consolas" w:cs="Segoe UI"/>
                  <w:color w:val="24292E"/>
                  <w:sz w:val="18"/>
                  <w:szCs w:val="18"/>
                </w:rPr>
                <w:t>)</w:t>
              </w:r>
            </w:ins>
          </w:p>
        </w:tc>
      </w:tr>
      <w:tr w:rsidR="00B55982" w:rsidRPr="00B55982" w14:paraId="49E45FB4" w14:textId="77777777" w:rsidTr="00B55982">
        <w:trPr>
          <w:ins w:id="1659" w:author="Cláudio Nóbrega" w:date="2020-07-18T10:53:00Z"/>
        </w:trPr>
        <w:tc>
          <w:tcPr>
            <w:tcW w:w="750" w:type="dxa"/>
            <w:shd w:val="clear" w:color="auto" w:fill="FFFFFF"/>
            <w:noWrap/>
            <w:tcMar>
              <w:top w:w="0" w:type="dxa"/>
              <w:left w:w="150" w:type="dxa"/>
              <w:bottom w:w="0" w:type="dxa"/>
              <w:right w:w="150" w:type="dxa"/>
            </w:tcMar>
            <w:hideMark/>
          </w:tcPr>
          <w:p w14:paraId="6BA5FD1B" w14:textId="77777777" w:rsidR="00B55982" w:rsidRPr="00B55982" w:rsidRDefault="00B55982" w:rsidP="00B55982">
            <w:pPr>
              <w:spacing w:line="300" w:lineRule="atLeast"/>
              <w:jc w:val="left"/>
              <w:rPr>
                <w:ins w:id="166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EBE606" w14:textId="77777777" w:rsidR="00B55982" w:rsidRPr="00B55982" w:rsidRDefault="00B55982" w:rsidP="00B55982">
            <w:pPr>
              <w:spacing w:line="300" w:lineRule="atLeast"/>
              <w:jc w:val="left"/>
              <w:rPr>
                <w:ins w:id="1661" w:author="Cláudio Nóbrega" w:date="2020-07-18T10:53:00Z"/>
                <w:rFonts w:ascii="Consolas" w:hAnsi="Consolas" w:cs="Segoe UI"/>
                <w:color w:val="24292E"/>
                <w:sz w:val="18"/>
                <w:szCs w:val="18"/>
              </w:rPr>
            </w:pPr>
            <w:ins w:id="166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fgmask</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fgbg.</w:t>
              </w:r>
              <w:r w:rsidRPr="00B55982">
                <w:rPr>
                  <w:rFonts w:ascii="Consolas" w:hAnsi="Consolas" w:cs="Segoe UI"/>
                  <w:color w:val="6F42C1"/>
                  <w:sz w:val="18"/>
                  <w:szCs w:val="18"/>
                </w:rPr>
                <w:t>apply</w:t>
              </w:r>
              <w:proofErr w:type="spellEnd"/>
              <w:proofErr w:type="gramEnd"/>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fgmask</w:t>
              </w:r>
              <w:proofErr w:type="spellEnd"/>
              <w:r w:rsidRPr="00B55982">
                <w:rPr>
                  <w:rFonts w:ascii="Consolas" w:hAnsi="Consolas" w:cs="Segoe UI"/>
                  <w:color w:val="24292E"/>
                  <w:sz w:val="18"/>
                  <w:szCs w:val="18"/>
                </w:rPr>
                <w:t>)</w:t>
              </w:r>
            </w:ins>
          </w:p>
        </w:tc>
      </w:tr>
      <w:tr w:rsidR="00B55982" w:rsidRPr="00B55982" w14:paraId="390F998D" w14:textId="77777777" w:rsidTr="00B55982">
        <w:trPr>
          <w:ins w:id="1663" w:author="Cláudio Nóbrega" w:date="2020-07-18T10:53:00Z"/>
        </w:trPr>
        <w:tc>
          <w:tcPr>
            <w:tcW w:w="750" w:type="dxa"/>
            <w:shd w:val="clear" w:color="auto" w:fill="FFFFFF"/>
            <w:noWrap/>
            <w:tcMar>
              <w:top w:w="0" w:type="dxa"/>
              <w:left w:w="150" w:type="dxa"/>
              <w:bottom w:w="0" w:type="dxa"/>
              <w:right w:w="150" w:type="dxa"/>
            </w:tcMar>
            <w:hideMark/>
          </w:tcPr>
          <w:p w14:paraId="593848F7" w14:textId="77777777" w:rsidR="00B55982" w:rsidRPr="00B55982" w:rsidRDefault="00B55982" w:rsidP="00B55982">
            <w:pPr>
              <w:spacing w:line="300" w:lineRule="atLeast"/>
              <w:jc w:val="left"/>
              <w:rPr>
                <w:ins w:id="166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541DFF" w14:textId="77777777" w:rsidR="00B55982" w:rsidRPr="00B55982" w:rsidRDefault="00B55982" w:rsidP="00B55982">
            <w:pPr>
              <w:spacing w:line="300" w:lineRule="atLeast"/>
              <w:jc w:val="left"/>
              <w:rPr>
                <w:ins w:id="1665" w:author="Cláudio Nóbrega" w:date="2020-07-18T10:53:00Z"/>
                <w:rFonts w:ascii="Consolas" w:hAnsi="Consolas" w:cs="Segoe UI"/>
                <w:color w:val="24292E"/>
                <w:sz w:val="18"/>
                <w:szCs w:val="18"/>
              </w:rPr>
            </w:pPr>
            <w:ins w:id="166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Remoção de ruído</w:t>
              </w:r>
            </w:ins>
          </w:p>
        </w:tc>
      </w:tr>
      <w:tr w:rsidR="00B55982" w:rsidRPr="00B55982" w14:paraId="5E3CDB2F" w14:textId="77777777" w:rsidTr="00B55982">
        <w:trPr>
          <w:ins w:id="1667" w:author="Cláudio Nóbrega" w:date="2020-07-18T10:53:00Z"/>
        </w:trPr>
        <w:tc>
          <w:tcPr>
            <w:tcW w:w="750" w:type="dxa"/>
            <w:shd w:val="clear" w:color="auto" w:fill="FFFFFF"/>
            <w:noWrap/>
            <w:tcMar>
              <w:top w:w="0" w:type="dxa"/>
              <w:left w:w="150" w:type="dxa"/>
              <w:bottom w:w="0" w:type="dxa"/>
              <w:right w:w="150" w:type="dxa"/>
            </w:tcMar>
            <w:hideMark/>
          </w:tcPr>
          <w:p w14:paraId="26828EDD" w14:textId="77777777" w:rsidR="00B55982" w:rsidRPr="00B55982" w:rsidRDefault="00B55982" w:rsidP="00B55982">
            <w:pPr>
              <w:spacing w:line="300" w:lineRule="atLeast"/>
              <w:jc w:val="left"/>
              <w:rPr>
                <w:ins w:id="166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AF898D" w14:textId="77777777" w:rsidR="00B55982" w:rsidRPr="00B55982" w:rsidRDefault="00B55982" w:rsidP="00B55982">
            <w:pPr>
              <w:spacing w:line="300" w:lineRule="atLeast"/>
              <w:jc w:val="left"/>
              <w:rPr>
                <w:ins w:id="1669" w:author="Cláudio Nóbrega" w:date="2020-07-18T10:53:00Z"/>
                <w:rFonts w:ascii="Consolas" w:hAnsi="Consolas" w:cs="Segoe UI"/>
                <w:color w:val="24292E"/>
                <w:sz w:val="18"/>
                <w:szCs w:val="18"/>
              </w:rPr>
            </w:pPr>
            <w:ins w:id="1670" w:author="Cláudio Nóbrega" w:date="2020-07-18T10:53:00Z">
              <w:r w:rsidRPr="00B55982">
                <w:rPr>
                  <w:rFonts w:ascii="Consolas" w:hAnsi="Consolas" w:cs="Segoe UI"/>
                  <w:color w:val="24292E"/>
                  <w:sz w:val="18"/>
                  <w:szCs w:val="18"/>
                </w:rPr>
                <w:t xml:space="preserve">        kernel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np.</w:t>
              </w:r>
              <w:r w:rsidRPr="00B55982">
                <w:rPr>
                  <w:rFonts w:ascii="Consolas" w:hAnsi="Consolas" w:cs="Segoe UI"/>
                  <w:color w:val="6F42C1"/>
                  <w:sz w:val="18"/>
                  <w:szCs w:val="18"/>
                </w:rPr>
                <w:t>ones</w:t>
              </w:r>
              <w:proofErr w:type="spellEnd"/>
              <w:proofErr w:type="gramEnd"/>
              <w:r w:rsidRPr="00B55982">
                <w:rPr>
                  <w:rFonts w:ascii="Consolas" w:hAnsi="Consolas" w:cs="Segoe UI"/>
                  <w:color w:val="24292E"/>
                  <w:sz w:val="18"/>
                  <w:szCs w:val="18"/>
                </w:rPr>
                <w:t>((</w:t>
              </w:r>
              <w:r w:rsidRPr="00B55982">
                <w:rPr>
                  <w:rFonts w:ascii="Consolas" w:hAnsi="Consolas" w:cs="Segoe UI"/>
                  <w:color w:val="005CC5"/>
                  <w:sz w:val="18"/>
                  <w:szCs w:val="18"/>
                </w:rPr>
                <w:t>5</w:t>
              </w:r>
              <w:r w:rsidRPr="00B55982">
                <w:rPr>
                  <w:rFonts w:ascii="Consolas" w:hAnsi="Consolas" w:cs="Segoe UI"/>
                  <w:color w:val="24292E"/>
                  <w:sz w:val="18"/>
                  <w:szCs w:val="18"/>
                </w:rPr>
                <w:t xml:space="preserve">, </w:t>
              </w:r>
              <w:r w:rsidRPr="00B55982">
                <w:rPr>
                  <w:rFonts w:ascii="Consolas" w:hAnsi="Consolas" w:cs="Segoe UI"/>
                  <w:color w:val="005CC5"/>
                  <w:sz w:val="18"/>
                  <w:szCs w:val="18"/>
                </w:rPr>
                <w:t>5</w:t>
              </w:r>
              <w:r w:rsidRPr="00B55982">
                <w:rPr>
                  <w:rFonts w:ascii="Consolas" w:hAnsi="Consolas" w:cs="Segoe UI"/>
                  <w:color w:val="24292E"/>
                  <w:sz w:val="18"/>
                  <w:szCs w:val="18"/>
                </w:rPr>
                <w:t>), np.uint8)</w:t>
              </w:r>
            </w:ins>
          </w:p>
        </w:tc>
      </w:tr>
      <w:tr w:rsidR="00B55982" w:rsidRPr="00B55982" w14:paraId="48C94F34" w14:textId="77777777" w:rsidTr="00B55982">
        <w:trPr>
          <w:ins w:id="1671" w:author="Cláudio Nóbrega" w:date="2020-07-18T10:53:00Z"/>
        </w:trPr>
        <w:tc>
          <w:tcPr>
            <w:tcW w:w="750" w:type="dxa"/>
            <w:shd w:val="clear" w:color="auto" w:fill="FFFFFF"/>
            <w:noWrap/>
            <w:tcMar>
              <w:top w:w="0" w:type="dxa"/>
              <w:left w:w="150" w:type="dxa"/>
              <w:bottom w:w="0" w:type="dxa"/>
              <w:right w:w="150" w:type="dxa"/>
            </w:tcMar>
            <w:hideMark/>
          </w:tcPr>
          <w:p w14:paraId="5FB188BE" w14:textId="77777777" w:rsidR="00B55982" w:rsidRPr="00B55982" w:rsidRDefault="00B55982" w:rsidP="00B55982">
            <w:pPr>
              <w:spacing w:line="300" w:lineRule="atLeast"/>
              <w:jc w:val="left"/>
              <w:rPr>
                <w:ins w:id="167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D7C5BA" w14:textId="77777777" w:rsidR="00B55982" w:rsidRPr="00B55982" w:rsidRDefault="00B55982" w:rsidP="00B55982">
            <w:pPr>
              <w:spacing w:line="300" w:lineRule="atLeast"/>
              <w:jc w:val="left"/>
              <w:rPr>
                <w:ins w:id="1673" w:author="Cláudio Nóbrega" w:date="2020-07-18T10:53:00Z"/>
                <w:rFonts w:ascii="Consolas" w:hAnsi="Consolas" w:cs="Segoe UI"/>
                <w:color w:val="24292E"/>
                <w:sz w:val="18"/>
                <w:szCs w:val="18"/>
              </w:rPr>
            </w:pPr>
            <w:ins w:id="1674" w:author="Cláudio Nóbrega" w:date="2020-07-18T10:53:00Z">
              <w:r w:rsidRPr="00B55982">
                <w:rPr>
                  <w:rFonts w:ascii="Consolas" w:hAnsi="Consolas" w:cs="Segoe UI"/>
                  <w:color w:val="24292E"/>
                  <w:sz w:val="18"/>
                  <w:szCs w:val="18"/>
                </w:rPr>
                <w:t xml:space="preserve">        c1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morphologyEx</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fgmask</w:t>
              </w:r>
              <w:proofErr w:type="spellEnd"/>
              <w:r w:rsidRPr="00B55982">
                <w:rPr>
                  <w:rFonts w:ascii="Consolas" w:hAnsi="Consolas" w:cs="Segoe UI"/>
                  <w:color w:val="24292E"/>
                  <w:sz w:val="18"/>
                  <w:szCs w:val="18"/>
                </w:rPr>
                <w:t>, cv2.</w:t>
              </w:r>
              <w:r w:rsidRPr="00B55982">
                <w:rPr>
                  <w:rFonts w:ascii="Consolas" w:hAnsi="Consolas" w:cs="Segoe UI"/>
                  <w:color w:val="E36209"/>
                  <w:sz w:val="18"/>
                  <w:szCs w:val="18"/>
                </w:rPr>
                <w:t>MORPH_CLOSE</w:t>
              </w:r>
              <w:r w:rsidRPr="00B55982">
                <w:rPr>
                  <w:rFonts w:ascii="Consolas" w:hAnsi="Consolas" w:cs="Segoe UI"/>
                  <w:color w:val="24292E"/>
                  <w:sz w:val="18"/>
                  <w:szCs w:val="18"/>
                </w:rPr>
                <w:t>, kernel)</w:t>
              </w:r>
            </w:ins>
          </w:p>
        </w:tc>
      </w:tr>
      <w:tr w:rsidR="00B55982" w:rsidRPr="00B55982" w14:paraId="17DCC4B5" w14:textId="77777777" w:rsidTr="00B55982">
        <w:trPr>
          <w:ins w:id="1675" w:author="Cláudio Nóbrega" w:date="2020-07-18T10:53:00Z"/>
        </w:trPr>
        <w:tc>
          <w:tcPr>
            <w:tcW w:w="750" w:type="dxa"/>
            <w:shd w:val="clear" w:color="auto" w:fill="FFFFFF"/>
            <w:noWrap/>
            <w:tcMar>
              <w:top w:w="0" w:type="dxa"/>
              <w:left w:w="150" w:type="dxa"/>
              <w:bottom w:w="0" w:type="dxa"/>
              <w:right w:w="150" w:type="dxa"/>
            </w:tcMar>
            <w:hideMark/>
          </w:tcPr>
          <w:p w14:paraId="6DF06789" w14:textId="77777777" w:rsidR="00B55982" w:rsidRPr="00B55982" w:rsidRDefault="00B55982" w:rsidP="00B55982">
            <w:pPr>
              <w:spacing w:line="300" w:lineRule="atLeast"/>
              <w:jc w:val="left"/>
              <w:rPr>
                <w:ins w:id="167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C0F751" w14:textId="77777777" w:rsidR="00B55982" w:rsidRPr="00B55982" w:rsidRDefault="00B55982" w:rsidP="00B55982">
            <w:pPr>
              <w:spacing w:line="300" w:lineRule="atLeast"/>
              <w:jc w:val="left"/>
              <w:rPr>
                <w:ins w:id="1677" w:author="Cláudio Nóbrega" w:date="2020-07-18T10:53:00Z"/>
                <w:rFonts w:ascii="Consolas" w:hAnsi="Consolas" w:cs="Segoe UI"/>
                <w:color w:val="24292E"/>
                <w:sz w:val="18"/>
                <w:szCs w:val="18"/>
              </w:rPr>
            </w:pPr>
            <w:ins w:id="1678" w:author="Cláudio Nóbrega" w:date="2020-07-18T10:53:00Z">
              <w:r w:rsidRPr="00B55982">
                <w:rPr>
                  <w:rFonts w:ascii="Consolas" w:hAnsi="Consolas" w:cs="Segoe UI"/>
                  <w:color w:val="24292E"/>
                  <w:sz w:val="18"/>
                  <w:szCs w:val="18"/>
                </w:rPr>
                <w:t xml:space="preserve">        c2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morphologyEx</w:t>
              </w:r>
              <w:r w:rsidRPr="00B55982">
                <w:rPr>
                  <w:rFonts w:ascii="Consolas" w:hAnsi="Consolas" w:cs="Segoe UI"/>
                  <w:color w:val="24292E"/>
                  <w:sz w:val="18"/>
                  <w:szCs w:val="18"/>
                </w:rPr>
                <w:t>(c1, cv2.</w:t>
              </w:r>
              <w:r w:rsidRPr="00B55982">
                <w:rPr>
                  <w:rFonts w:ascii="Consolas" w:hAnsi="Consolas" w:cs="Segoe UI"/>
                  <w:color w:val="E36209"/>
                  <w:sz w:val="18"/>
                  <w:szCs w:val="18"/>
                </w:rPr>
                <w:t>MORPH_CLOSE</w:t>
              </w:r>
              <w:r w:rsidRPr="00B55982">
                <w:rPr>
                  <w:rFonts w:ascii="Consolas" w:hAnsi="Consolas" w:cs="Segoe UI"/>
                  <w:color w:val="24292E"/>
                  <w:sz w:val="18"/>
                  <w:szCs w:val="18"/>
                </w:rPr>
                <w:t>, kernel)</w:t>
              </w:r>
            </w:ins>
          </w:p>
        </w:tc>
      </w:tr>
      <w:tr w:rsidR="00B55982" w:rsidRPr="00B55982" w14:paraId="70F9F696" w14:textId="77777777" w:rsidTr="00B55982">
        <w:trPr>
          <w:ins w:id="1679" w:author="Cláudio Nóbrega" w:date="2020-07-18T10:53:00Z"/>
        </w:trPr>
        <w:tc>
          <w:tcPr>
            <w:tcW w:w="750" w:type="dxa"/>
            <w:shd w:val="clear" w:color="auto" w:fill="FFFFFF"/>
            <w:noWrap/>
            <w:tcMar>
              <w:top w:w="0" w:type="dxa"/>
              <w:left w:w="150" w:type="dxa"/>
              <w:bottom w:w="0" w:type="dxa"/>
              <w:right w:w="150" w:type="dxa"/>
            </w:tcMar>
            <w:hideMark/>
          </w:tcPr>
          <w:p w14:paraId="0B7304E9" w14:textId="77777777" w:rsidR="00B55982" w:rsidRPr="00B55982" w:rsidRDefault="00B55982" w:rsidP="00B55982">
            <w:pPr>
              <w:spacing w:line="300" w:lineRule="atLeast"/>
              <w:jc w:val="left"/>
              <w:rPr>
                <w:ins w:id="168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90181D" w14:textId="77777777" w:rsidR="00B55982" w:rsidRPr="00B55982" w:rsidRDefault="00B55982" w:rsidP="00B55982">
            <w:pPr>
              <w:spacing w:line="300" w:lineRule="atLeast"/>
              <w:jc w:val="left"/>
              <w:rPr>
                <w:ins w:id="1681" w:author="Cláudio Nóbrega" w:date="2020-07-18T10:53:00Z"/>
                <w:rFonts w:ascii="Consolas" w:hAnsi="Consolas" w:cs="Segoe UI"/>
                <w:color w:val="24292E"/>
                <w:sz w:val="18"/>
                <w:szCs w:val="18"/>
              </w:rPr>
            </w:pPr>
            <w:ins w:id="168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closing</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morphologyEx</w:t>
              </w:r>
              <w:r w:rsidRPr="00B55982">
                <w:rPr>
                  <w:rFonts w:ascii="Consolas" w:hAnsi="Consolas" w:cs="Segoe UI"/>
                  <w:color w:val="24292E"/>
                  <w:sz w:val="18"/>
                  <w:szCs w:val="18"/>
                </w:rPr>
                <w:t>(c2, cv2.</w:t>
              </w:r>
              <w:r w:rsidRPr="00B55982">
                <w:rPr>
                  <w:rFonts w:ascii="Consolas" w:hAnsi="Consolas" w:cs="Segoe UI"/>
                  <w:color w:val="E36209"/>
                  <w:sz w:val="18"/>
                  <w:szCs w:val="18"/>
                </w:rPr>
                <w:t>MORPH_CLOSE</w:t>
              </w:r>
              <w:r w:rsidRPr="00B55982">
                <w:rPr>
                  <w:rFonts w:ascii="Consolas" w:hAnsi="Consolas" w:cs="Segoe UI"/>
                  <w:color w:val="24292E"/>
                  <w:sz w:val="18"/>
                  <w:szCs w:val="18"/>
                </w:rPr>
                <w:t>, kernel)</w:t>
              </w:r>
            </w:ins>
          </w:p>
        </w:tc>
      </w:tr>
      <w:tr w:rsidR="00B55982" w:rsidRPr="00B55982" w14:paraId="0C58D21D" w14:textId="77777777" w:rsidTr="00B55982">
        <w:trPr>
          <w:ins w:id="1683" w:author="Cláudio Nóbrega" w:date="2020-07-18T10:53:00Z"/>
        </w:trPr>
        <w:tc>
          <w:tcPr>
            <w:tcW w:w="750" w:type="dxa"/>
            <w:shd w:val="clear" w:color="auto" w:fill="FFFFFF"/>
            <w:noWrap/>
            <w:tcMar>
              <w:top w:w="0" w:type="dxa"/>
              <w:left w:w="150" w:type="dxa"/>
              <w:bottom w:w="0" w:type="dxa"/>
              <w:right w:w="150" w:type="dxa"/>
            </w:tcMar>
            <w:hideMark/>
          </w:tcPr>
          <w:p w14:paraId="4075C178" w14:textId="77777777" w:rsidR="00B55982" w:rsidRPr="00B55982" w:rsidRDefault="00B55982" w:rsidP="00B55982">
            <w:pPr>
              <w:spacing w:line="300" w:lineRule="atLeast"/>
              <w:jc w:val="left"/>
              <w:rPr>
                <w:ins w:id="168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8BDE82" w14:textId="77777777" w:rsidR="00B55982" w:rsidRPr="00B55982" w:rsidRDefault="00B55982" w:rsidP="00B55982">
            <w:pPr>
              <w:spacing w:line="300" w:lineRule="atLeast"/>
              <w:jc w:val="left"/>
              <w:rPr>
                <w:ins w:id="1685" w:author="Cláudio Nóbrega" w:date="2020-07-18T10:53:00Z"/>
                <w:rFonts w:ascii="Consolas" w:hAnsi="Consolas" w:cs="Segoe UI"/>
                <w:color w:val="24292E"/>
                <w:sz w:val="18"/>
                <w:szCs w:val="18"/>
              </w:rPr>
            </w:pPr>
          </w:p>
          <w:p w14:paraId="10E3C066" w14:textId="77777777" w:rsidR="00B55982" w:rsidRPr="00B55982" w:rsidRDefault="00B55982" w:rsidP="00B55982">
            <w:pPr>
              <w:spacing w:line="300" w:lineRule="atLeast"/>
              <w:jc w:val="right"/>
              <w:rPr>
                <w:ins w:id="1686" w:author="Cláudio Nóbrega" w:date="2020-07-18T10:53:00Z"/>
                <w:rFonts w:ascii="Times New Roman" w:hAnsi="Times New Roman"/>
                <w:sz w:val="20"/>
                <w:szCs w:val="20"/>
              </w:rPr>
            </w:pPr>
          </w:p>
        </w:tc>
      </w:tr>
      <w:tr w:rsidR="00B55982" w:rsidRPr="00B55982" w14:paraId="005DE2E9" w14:textId="77777777" w:rsidTr="00B55982">
        <w:trPr>
          <w:ins w:id="1687" w:author="Cláudio Nóbrega" w:date="2020-07-18T10:53:00Z"/>
        </w:trPr>
        <w:tc>
          <w:tcPr>
            <w:tcW w:w="750" w:type="dxa"/>
            <w:shd w:val="clear" w:color="auto" w:fill="FFFFFF"/>
            <w:noWrap/>
            <w:tcMar>
              <w:top w:w="0" w:type="dxa"/>
              <w:left w:w="150" w:type="dxa"/>
              <w:bottom w:w="0" w:type="dxa"/>
              <w:right w:w="150" w:type="dxa"/>
            </w:tcMar>
            <w:hideMark/>
          </w:tcPr>
          <w:p w14:paraId="46816555" w14:textId="77777777" w:rsidR="00B55982" w:rsidRPr="00B55982" w:rsidRDefault="00B55982" w:rsidP="00B55982">
            <w:pPr>
              <w:spacing w:line="300" w:lineRule="atLeast"/>
              <w:jc w:val="left"/>
              <w:rPr>
                <w:ins w:id="168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6D195850" w14:textId="77777777" w:rsidR="00B55982" w:rsidRPr="00B55982" w:rsidRDefault="00B55982" w:rsidP="00B55982">
            <w:pPr>
              <w:spacing w:line="300" w:lineRule="atLeast"/>
              <w:jc w:val="left"/>
              <w:rPr>
                <w:ins w:id="1689" w:author="Cláudio Nóbrega" w:date="2020-07-18T10:53:00Z"/>
                <w:rFonts w:ascii="Consolas" w:hAnsi="Consolas" w:cs="Segoe UI"/>
                <w:color w:val="24292E"/>
                <w:sz w:val="18"/>
                <w:szCs w:val="18"/>
              </w:rPr>
            </w:pPr>
            <w:ins w:id="169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Encontre contornos do quadro filtrado</w:t>
              </w:r>
            </w:ins>
          </w:p>
        </w:tc>
      </w:tr>
      <w:tr w:rsidR="00B55982" w:rsidRPr="00B55982" w14:paraId="4B30466B" w14:textId="77777777" w:rsidTr="00B55982">
        <w:trPr>
          <w:ins w:id="1691" w:author="Cláudio Nóbrega" w:date="2020-07-18T10:53:00Z"/>
        </w:trPr>
        <w:tc>
          <w:tcPr>
            <w:tcW w:w="750" w:type="dxa"/>
            <w:shd w:val="clear" w:color="auto" w:fill="FFFFFF"/>
            <w:noWrap/>
            <w:tcMar>
              <w:top w:w="0" w:type="dxa"/>
              <w:left w:w="150" w:type="dxa"/>
              <w:bottom w:w="0" w:type="dxa"/>
              <w:right w:w="150" w:type="dxa"/>
            </w:tcMar>
            <w:hideMark/>
          </w:tcPr>
          <w:p w14:paraId="2CD6C336" w14:textId="77777777" w:rsidR="00B55982" w:rsidRPr="00B55982" w:rsidRDefault="00B55982" w:rsidP="00B55982">
            <w:pPr>
              <w:spacing w:line="300" w:lineRule="atLeast"/>
              <w:jc w:val="left"/>
              <w:rPr>
                <w:ins w:id="169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0BBBCB" w14:textId="77777777" w:rsidR="00B55982" w:rsidRPr="00B55982" w:rsidRDefault="00B55982" w:rsidP="00B55982">
            <w:pPr>
              <w:spacing w:line="300" w:lineRule="atLeast"/>
              <w:jc w:val="left"/>
              <w:rPr>
                <w:ins w:id="1693" w:author="Cláudio Nóbrega" w:date="2020-07-18T10:53:00Z"/>
                <w:rFonts w:ascii="Consolas" w:hAnsi="Consolas" w:cs="Segoe UI"/>
                <w:color w:val="24292E"/>
                <w:sz w:val="18"/>
                <w:szCs w:val="18"/>
              </w:rPr>
            </w:pPr>
            <w:ins w:id="169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contours</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hierarchy</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findContours</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closing</w:t>
              </w:r>
              <w:proofErr w:type="spellEnd"/>
              <w:r w:rsidRPr="00B55982">
                <w:rPr>
                  <w:rFonts w:ascii="Consolas" w:hAnsi="Consolas" w:cs="Segoe UI"/>
                  <w:color w:val="24292E"/>
                  <w:sz w:val="18"/>
                  <w:szCs w:val="18"/>
                </w:rPr>
                <w:t>, cv2.</w:t>
              </w:r>
              <w:r w:rsidRPr="00B55982">
                <w:rPr>
                  <w:rFonts w:ascii="Consolas" w:hAnsi="Consolas" w:cs="Segoe UI"/>
                  <w:color w:val="E36209"/>
                  <w:sz w:val="18"/>
                  <w:szCs w:val="18"/>
                </w:rPr>
                <w:t>RETR_TREE</w:t>
              </w:r>
              <w:r w:rsidRPr="00B55982">
                <w:rPr>
                  <w:rFonts w:ascii="Consolas" w:hAnsi="Consolas" w:cs="Segoe UI"/>
                  <w:color w:val="24292E"/>
                  <w:sz w:val="18"/>
                  <w:szCs w:val="18"/>
                </w:rPr>
                <w:t>, cv2.</w:t>
              </w:r>
              <w:r w:rsidRPr="00B55982">
                <w:rPr>
                  <w:rFonts w:ascii="Consolas" w:hAnsi="Consolas" w:cs="Segoe UI"/>
                  <w:color w:val="E36209"/>
                  <w:sz w:val="18"/>
                  <w:szCs w:val="18"/>
                </w:rPr>
                <w:t>CHAIN_APPROX_SIMPLE</w:t>
              </w:r>
              <w:r w:rsidRPr="00B55982">
                <w:rPr>
                  <w:rFonts w:ascii="Consolas" w:hAnsi="Consolas" w:cs="Segoe UI"/>
                  <w:color w:val="24292E"/>
                  <w:sz w:val="18"/>
                  <w:szCs w:val="18"/>
                </w:rPr>
                <w:t>)</w:t>
              </w:r>
            </w:ins>
          </w:p>
        </w:tc>
      </w:tr>
      <w:tr w:rsidR="00B55982" w:rsidRPr="00B55982" w14:paraId="67C802C9" w14:textId="77777777" w:rsidTr="00B55982">
        <w:trPr>
          <w:ins w:id="1695" w:author="Cláudio Nóbrega" w:date="2020-07-18T10:53:00Z"/>
        </w:trPr>
        <w:tc>
          <w:tcPr>
            <w:tcW w:w="750" w:type="dxa"/>
            <w:shd w:val="clear" w:color="auto" w:fill="FFFFFF"/>
            <w:noWrap/>
            <w:tcMar>
              <w:top w:w="0" w:type="dxa"/>
              <w:left w:w="150" w:type="dxa"/>
              <w:bottom w:w="0" w:type="dxa"/>
              <w:right w:w="150" w:type="dxa"/>
            </w:tcMar>
            <w:hideMark/>
          </w:tcPr>
          <w:p w14:paraId="160A5163" w14:textId="77777777" w:rsidR="00B55982" w:rsidRPr="00B55982" w:rsidRDefault="00B55982" w:rsidP="00B55982">
            <w:pPr>
              <w:spacing w:line="300" w:lineRule="atLeast"/>
              <w:jc w:val="left"/>
              <w:rPr>
                <w:ins w:id="169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E106A1" w14:textId="77777777" w:rsidR="00B55982" w:rsidRPr="00B55982" w:rsidRDefault="00B55982" w:rsidP="00B55982">
            <w:pPr>
              <w:spacing w:line="300" w:lineRule="atLeast"/>
              <w:jc w:val="left"/>
              <w:rPr>
                <w:ins w:id="1697" w:author="Cláudio Nóbrega" w:date="2020-07-18T10:53:00Z"/>
                <w:rFonts w:ascii="Consolas" w:hAnsi="Consolas" w:cs="Segoe UI"/>
                <w:color w:val="24292E"/>
                <w:sz w:val="18"/>
                <w:szCs w:val="18"/>
              </w:rPr>
            </w:pPr>
            <w:ins w:id="1698"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print(</w:t>
              </w:r>
              <w:proofErr w:type="spellStart"/>
              <w:r w:rsidRPr="00B55982">
                <w:rPr>
                  <w:rFonts w:ascii="Consolas" w:hAnsi="Consolas" w:cs="Segoe UI"/>
                  <w:color w:val="6A737D"/>
                  <w:sz w:val="18"/>
                  <w:szCs w:val="18"/>
                </w:rPr>
                <w:t>contours</w:t>
              </w:r>
              <w:proofErr w:type="spellEnd"/>
              <w:r w:rsidRPr="00B55982">
                <w:rPr>
                  <w:rFonts w:ascii="Consolas" w:hAnsi="Consolas" w:cs="Segoe UI"/>
                  <w:color w:val="6A737D"/>
                  <w:sz w:val="18"/>
                  <w:szCs w:val="18"/>
                </w:rPr>
                <w:t>)</w:t>
              </w:r>
            </w:ins>
          </w:p>
        </w:tc>
      </w:tr>
      <w:tr w:rsidR="00B55982" w:rsidRPr="00B55982" w14:paraId="7EB18B68" w14:textId="77777777" w:rsidTr="00B55982">
        <w:trPr>
          <w:ins w:id="1699" w:author="Cláudio Nóbrega" w:date="2020-07-18T10:53:00Z"/>
        </w:trPr>
        <w:tc>
          <w:tcPr>
            <w:tcW w:w="750" w:type="dxa"/>
            <w:shd w:val="clear" w:color="auto" w:fill="FFFFFF"/>
            <w:noWrap/>
            <w:tcMar>
              <w:top w:w="0" w:type="dxa"/>
              <w:left w:w="150" w:type="dxa"/>
              <w:bottom w:w="0" w:type="dxa"/>
              <w:right w:w="150" w:type="dxa"/>
            </w:tcMar>
            <w:hideMark/>
          </w:tcPr>
          <w:p w14:paraId="7F1FD0FA" w14:textId="77777777" w:rsidR="00B55982" w:rsidRPr="00B55982" w:rsidRDefault="00B55982" w:rsidP="00B55982">
            <w:pPr>
              <w:spacing w:line="300" w:lineRule="atLeast"/>
              <w:jc w:val="left"/>
              <w:rPr>
                <w:ins w:id="170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A0FF9C" w14:textId="77777777" w:rsidR="00B55982" w:rsidRPr="00B55982" w:rsidRDefault="00B55982" w:rsidP="00B55982">
            <w:pPr>
              <w:spacing w:line="300" w:lineRule="atLeast"/>
              <w:jc w:val="left"/>
              <w:rPr>
                <w:ins w:id="1701" w:author="Cláudio Nóbrega" w:date="2020-07-18T10:53:00Z"/>
                <w:rFonts w:ascii="Consolas" w:hAnsi="Consolas" w:cs="Segoe UI"/>
                <w:color w:val="24292E"/>
                <w:sz w:val="18"/>
                <w:szCs w:val="18"/>
              </w:rPr>
            </w:pPr>
          </w:p>
          <w:p w14:paraId="757AAFA7" w14:textId="77777777" w:rsidR="00B55982" w:rsidRPr="00B55982" w:rsidRDefault="00B55982" w:rsidP="00B55982">
            <w:pPr>
              <w:spacing w:line="300" w:lineRule="atLeast"/>
              <w:jc w:val="right"/>
              <w:rPr>
                <w:ins w:id="1702" w:author="Cláudio Nóbrega" w:date="2020-07-18T10:53:00Z"/>
                <w:rFonts w:ascii="Times New Roman" w:hAnsi="Times New Roman"/>
                <w:sz w:val="20"/>
                <w:szCs w:val="20"/>
              </w:rPr>
            </w:pPr>
          </w:p>
        </w:tc>
      </w:tr>
      <w:tr w:rsidR="00B55982" w:rsidRPr="00B55982" w14:paraId="06DA4418" w14:textId="77777777" w:rsidTr="00B55982">
        <w:trPr>
          <w:ins w:id="1703" w:author="Cláudio Nóbrega" w:date="2020-07-18T10:53:00Z"/>
        </w:trPr>
        <w:tc>
          <w:tcPr>
            <w:tcW w:w="750" w:type="dxa"/>
            <w:shd w:val="clear" w:color="auto" w:fill="FFFFFF"/>
            <w:noWrap/>
            <w:tcMar>
              <w:top w:w="0" w:type="dxa"/>
              <w:left w:w="150" w:type="dxa"/>
              <w:bottom w:w="0" w:type="dxa"/>
              <w:right w:w="150" w:type="dxa"/>
            </w:tcMar>
            <w:hideMark/>
          </w:tcPr>
          <w:p w14:paraId="7C3E21B8" w14:textId="77777777" w:rsidR="00B55982" w:rsidRPr="00B55982" w:rsidRDefault="00B55982" w:rsidP="00B55982">
            <w:pPr>
              <w:spacing w:line="300" w:lineRule="atLeast"/>
              <w:jc w:val="left"/>
              <w:rPr>
                <w:ins w:id="1704"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76A0834E" w14:textId="77777777" w:rsidR="00B55982" w:rsidRPr="00B55982" w:rsidRDefault="00B55982" w:rsidP="00B55982">
            <w:pPr>
              <w:spacing w:line="300" w:lineRule="atLeast"/>
              <w:jc w:val="left"/>
              <w:rPr>
                <w:ins w:id="1705" w:author="Cláudio Nóbrega" w:date="2020-07-18T10:53:00Z"/>
                <w:rFonts w:ascii="Consolas" w:hAnsi="Consolas" w:cs="Segoe UI"/>
                <w:color w:val="24292E"/>
                <w:sz w:val="18"/>
                <w:szCs w:val="18"/>
              </w:rPr>
            </w:pPr>
            <w:ins w:id="170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Desenhar contornos</w:t>
              </w:r>
            </w:ins>
          </w:p>
        </w:tc>
      </w:tr>
      <w:tr w:rsidR="00B55982" w:rsidRPr="00B55982" w14:paraId="45A271DC" w14:textId="77777777" w:rsidTr="00B55982">
        <w:trPr>
          <w:ins w:id="1707" w:author="Cláudio Nóbrega" w:date="2020-07-18T10:53:00Z"/>
        </w:trPr>
        <w:tc>
          <w:tcPr>
            <w:tcW w:w="750" w:type="dxa"/>
            <w:shd w:val="clear" w:color="auto" w:fill="FFFFFF"/>
            <w:noWrap/>
            <w:tcMar>
              <w:top w:w="0" w:type="dxa"/>
              <w:left w:w="150" w:type="dxa"/>
              <w:bottom w:w="0" w:type="dxa"/>
              <w:right w:w="150" w:type="dxa"/>
            </w:tcMar>
            <w:hideMark/>
          </w:tcPr>
          <w:p w14:paraId="7E7310D3" w14:textId="77777777" w:rsidR="00B55982" w:rsidRPr="00B55982" w:rsidRDefault="00B55982" w:rsidP="00B55982">
            <w:pPr>
              <w:spacing w:line="300" w:lineRule="atLeast"/>
              <w:jc w:val="left"/>
              <w:rPr>
                <w:ins w:id="170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597321" w14:textId="77777777" w:rsidR="00B55982" w:rsidRPr="00B55982" w:rsidRDefault="00B55982" w:rsidP="00B55982">
            <w:pPr>
              <w:spacing w:line="300" w:lineRule="atLeast"/>
              <w:jc w:val="left"/>
              <w:rPr>
                <w:ins w:id="1709" w:author="Cláudio Nóbrega" w:date="2020-07-18T10:53:00Z"/>
                <w:rFonts w:ascii="Consolas" w:hAnsi="Consolas" w:cs="Segoe UI"/>
                <w:color w:val="24292E"/>
                <w:sz w:val="18"/>
                <w:szCs w:val="18"/>
              </w:rPr>
            </w:pPr>
            <w:ins w:id="171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D73A49"/>
                  <w:sz w:val="18"/>
                  <w:szCs w:val="18"/>
                </w:rPr>
                <w:t>for</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in</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contours</w:t>
              </w:r>
              <w:proofErr w:type="spellEnd"/>
              <w:r w:rsidRPr="00B55982">
                <w:rPr>
                  <w:rFonts w:ascii="Consolas" w:hAnsi="Consolas" w:cs="Segoe UI"/>
                  <w:color w:val="24292E"/>
                  <w:sz w:val="18"/>
                  <w:szCs w:val="18"/>
                </w:rPr>
                <w:t>:</w:t>
              </w:r>
            </w:ins>
          </w:p>
        </w:tc>
      </w:tr>
      <w:tr w:rsidR="00B55982" w:rsidRPr="00B55982" w14:paraId="7EA1E085" w14:textId="77777777" w:rsidTr="00B55982">
        <w:trPr>
          <w:ins w:id="1711" w:author="Cláudio Nóbrega" w:date="2020-07-18T10:53:00Z"/>
        </w:trPr>
        <w:tc>
          <w:tcPr>
            <w:tcW w:w="750" w:type="dxa"/>
            <w:shd w:val="clear" w:color="auto" w:fill="FFFFFF"/>
            <w:noWrap/>
            <w:tcMar>
              <w:top w:w="0" w:type="dxa"/>
              <w:left w:w="150" w:type="dxa"/>
              <w:bottom w:w="0" w:type="dxa"/>
              <w:right w:w="150" w:type="dxa"/>
            </w:tcMar>
            <w:hideMark/>
          </w:tcPr>
          <w:p w14:paraId="03F6D998" w14:textId="77777777" w:rsidR="00B55982" w:rsidRPr="00B55982" w:rsidRDefault="00B55982" w:rsidP="00B55982">
            <w:pPr>
              <w:spacing w:line="300" w:lineRule="atLeast"/>
              <w:jc w:val="left"/>
              <w:rPr>
                <w:ins w:id="17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065970" w14:textId="77777777" w:rsidR="00B55982" w:rsidRPr="00B55982" w:rsidRDefault="00B55982" w:rsidP="00B55982">
            <w:pPr>
              <w:spacing w:line="300" w:lineRule="atLeast"/>
              <w:jc w:val="left"/>
              <w:rPr>
                <w:ins w:id="1713" w:author="Cláudio Nóbrega" w:date="2020-07-18T10:53:00Z"/>
                <w:rFonts w:ascii="Consolas" w:hAnsi="Consolas" w:cs="Segoe UI"/>
                <w:color w:val="24292E"/>
                <w:sz w:val="18"/>
                <w:szCs w:val="18"/>
              </w:rPr>
            </w:pPr>
            <w:ins w:id="1714" w:author="Cláudio Nóbrega" w:date="2020-07-18T10:53:00Z">
              <w:r w:rsidRPr="00B55982">
                <w:rPr>
                  <w:rFonts w:ascii="Consolas" w:hAnsi="Consolas" w:cs="Segoe UI"/>
                  <w:color w:val="24292E"/>
                  <w:sz w:val="18"/>
                  <w:szCs w:val="18"/>
                </w:rPr>
                <w:t xml:space="preserve">            color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222</w:t>
              </w:r>
              <w:r w:rsidRPr="00B55982">
                <w:rPr>
                  <w:rFonts w:ascii="Consolas" w:hAnsi="Consolas" w:cs="Segoe UI"/>
                  <w:color w:val="24292E"/>
                  <w:sz w:val="18"/>
                  <w:szCs w:val="18"/>
                </w:rPr>
                <w:t xml:space="preserve">, </w:t>
              </w:r>
              <w:r w:rsidRPr="00B55982">
                <w:rPr>
                  <w:rFonts w:ascii="Consolas" w:hAnsi="Consolas" w:cs="Segoe UI"/>
                  <w:color w:val="005CC5"/>
                  <w:sz w:val="18"/>
                  <w:szCs w:val="18"/>
                </w:rPr>
                <w:t>222</w:t>
              </w:r>
              <w:r w:rsidRPr="00B55982">
                <w:rPr>
                  <w:rFonts w:ascii="Consolas" w:hAnsi="Consolas" w:cs="Segoe UI"/>
                  <w:color w:val="24292E"/>
                  <w:sz w:val="18"/>
                  <w:szCs w:val="18"/>
                </w:rPr>
                <w:t xml:space="preserve">, </w:t>
              </w:r>
              <w:r w:rsidRPr="00B55982">
                <w:rPr>
                  <w:rFonts w:ascii="Consolas" w:hAnsi="Consolas" w:cs="Segoe UI"/>
                  <w:color w:val="005CC5"/>
                  <w:sz w:val="18"/>
                  <w:szCs w:val="18"/>
                </w:rPr>
                <w:t>222</w:t>
              </w:r>
              <w:proofErr w:type="gramStart"/>
              <w:r w:rsidRPr="00B55982">
                <w:rPr>
                  <w:rFonts w:ascii="Consolas" w:hAnsi="Consolas" w:cs="Segoe UI"/>
                  <w:color w:val="24292E"/>
                  <w:sz w:val="18"/>
                  <w:szCs w:val="18"/>
                </w:rPr>
                <w:t xml:space="preserve">]  </w:t>
              </w:r>
              <w:r w:rsidRPr="00B55982">
                <w:rPr>
                  <w:rFonts w:ascii="Consolas" w:hAnsi="Consolas" w:cs="Segoe UI"/>
                  <w:color w:val="6A737D"/>
                  <w:sz w:val="18"/>
                  <w:szCs w:val="18"/>
                </w:rPr>
                <w:t>#</w:t>
              </w:r>
              <w:proofErr w:type="gram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contours</w:t>
              </w:r>
              <w:proofErr w:type="spellEnd"/>
              <w:r w:rsidRPr="00B55982">
                <w:rPr>
                  <w:rFonts w:ascii="Consolas" w:hAnsi="Consolas" w:cs="Segoe UI"/>
                  <w:color w:val="6A737D"/>
                  <w:sz w:val="18"/>
                  <w:szCs w:val="18"/>
                </w:rPr>
                <w:t xml:space="preserve"> color</w:t>
              </w:r>
            </w:ins>
          </w:p>
        </w:tc>
      </w:tr>
      <w:tr w:rsidR="00B55982" w:rsidRPr="00B55982" w14:paraId="3C7C3ADC" w14:textId="77777777" w:rsidTr="00B55982">
        <w:trPr>
          <w:ins w:id="1715" w:author="Cláudio Nóbrega" w:date="2020-07-18T10:53:00Z"/>
        </w:trPr>
        <w:tc>
          <w:tcPr>
            <w:tcW w:w="750" w:type="dxa"/>
            <w:shd w:val="clear" w:color="auto" w:fill="FFFFFF"/>
            <w:noWrap/>
            <w:tcMar>
              <w:top w:w="0" w:type="dxa"/>
              <w:left w:w="150" w:type="dxa"/>
              <w:bottom w:w="0" w:type="dxa"/>
              <w:right w:w="150" w:type="dxa"/>
            </w:tcMar>
            <w:hideMark/>
          </w:tcPr>
          <w:p w14:paraId="232F4F6C" w14:textId="77777777" w:rsidR="00B55982" w:rsidRPr="00B55982" w:rsidRDefault="00B55982" w:rsidP="00B55982">
            <w:pPr>
              <w:spacing w:line="300" w:lineRule="atLeast"/>
              <w:jc w:val="left"/>
              <w:rPr>
                <w:ins w:id="171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069482" w14:textId="77777777" w:rsidR="00B55982" w:rsidRPr="00B55982" w:rsidRDefault="00B55982" w:rsidP="00B55982">
            <w:pPr>
              <w:spacing w:line="300" w:lineRule="atLeast"/>
              <w:jc w:val="left"/>
              <w:rPr>
                <w:ins w:id="1717" w:author="Cláudio Nóbrega" w:date="2020-07-18T10:53:00Z"/>
                <w:rFonts w:ascii="Consolas" w:hAnsi="Consolas" w:cs="Segoe UI"/>
                <w:color w:val="24292E"/>
                <w:sz w:val="18"/>
                <w:szCs w:val="18"/>
              </w:rPr>
            </w:pPr>
            <w:ins w:id="1718"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drawContours</w:t>
              </w:r>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r w:rsidRPr="00B55982">
                <w:rPr>
                  <w:rFonts w:ascii="Consolas" w:hAnsi="Consolas" w:cs="Segoe UI"/>
                  <w:color w:val="24292E"/>
                  <w:sz w:val="18"/>
                  <w:szCs w:val="18"/>
                </w:rPr>
                <w:t xml:space="preserve">, color, </w:t>
              </w:r>
              <w:r w:rsidRPr="00B55982">
                <w:rPr>
                  <w:rFonts w:ascii="Consolas" w:hAnsi="Consolas" w:cs="Segoe UI"/>
                  <w:color w:val="005CC5"/>
                  <w:sz w:val="18"/>
                  <w:szCs w:val="18"/>
                </w:rPr>
                <w:t>3</w:t>
              </w:r>
              <w:r w:rsidRPr="00B55982">
                <w:rPr>
                  <w:rFonts w:ascii="Consolas" w:hAnsi="Consolas" w:cs="Segoe UI"/>
                  <w:color w:val="24292E"/>
                  <w:sz w:val="18"/>
                  <w:szCs w:val="18"/>
                </w:rPr>
                <w:t>)</w:t>
              </w:r>
            </w:ins>
          </w:p>
        </w:tc>
      </w:tr>
      <w:tr w:rsidR="00B55982" w:rsidRPr="00B55982" w14:paraId="5FB607FE" w14:textId="77777777" w:rsidTr="00B55982">
        <w:trPr>
          <w:ins w:id="1719" w:author="Cláudio Nóbrega" w:date="2020-07-18T10:53:00Z"/>
        </w:trPr>
        <w:tc>
          <w:tcPr>
            <w:tcW w:w="750" w:type="dxa"/>
            <w:shd w:val="clear" w:color="auto" w:fill="FFFFFF"/>
            <w:noWrap/>
            <w:tcMar>
              <w:top w:w="0" w:type="dxa"/>
              <w:left w:w="150" w:type="dxa"/>
              <w:bottom w:w="0" w:type="dxa"/>
              <w:right w:w="150" w:type="dxa"/>
            </w:tcMar>
            <w:hideMark/>
          </w:tcPr>
          <w:p w14:paraId="04EAD887" w14:textId="77777777" w:rsidR="00B55982" w:rsidRPr="00B55982" w:rsidRDefault="00B55982" w:rsidP="00B55982">
            <w:pPr>
              <w:spacing w:line="300" w:lineRule="atLeast"/>
              <w:jc w:val="left"/>
              <w:rPr>
                <w:ins w:id="172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8154E9" w14:textId="77777777" w:rsidR="00B55982" w:rsidRPr="00B55982" w:rsidRDefault="00B55982" w:rsidP="00B55982">
            <w:pPr>
              <w:spacing w:line="300" w:lineRule="atLeast"/>
              <w:jc w:val="left"/>
              <w:rPr>
                <w:ins w:id="1721" w:author="Cláudio Nóbrega" w:date="2020-07-18T10:53:00Z"/>
                <w:rFonts w:ascii="Consolas" w:hAnsi="Consolas" w:cs="Segoe UI"/>
                <w:color w:val="24292E"/>
                <w:sz w:val="18"/>
                <w:szCs w:val="18"/>
              </w:rPr>
            </w:pPr>
          </w:p>
          <w:p w14:paraId="3CA34C61" w14:textId="77777777" w:rsidR="00B55982" w:rsidRPr="00B55982" w:rsidRDefault="00B55982" w:rsidP="00B55982">
            <w:pPr>
              <w:spacing w:line="300" w:lineRule="atLeast"/>
              <w:jc w:val="right"/>
              <w:rPr>
                <w:ins w:id="1722" w:author="Cláudio Nóbrega" w:date="2020-07-18T10:53:00Z"/>
                <w:rFonts w:ascii="Times New Roman" w:hAnsi="Times New Roman"/>
                <w:sz w:val="20"/>
                <w:szCs w:val="20"/>
              </w:rPr>
            </w:pPr>
          </w:p>
        </w:tc>
      </w:tr>
      <w:tr w:rsidR="00B55982" w:rsidRPr="00B55982" w14:paraId="19F81F1F" w14:textId="77777777" w:rsidTr="00B55982">
        <w:trPr>
          <w:ins w:id="1723" w:author="Cláudio Nóbrega" w:date="2020-07-18T10:53:00Z"/>
        </w:trPr>
        <w:tc>
          <w:tcPr>
            <w:tcW w:w="750" w:type="dxa"/>
            <w:shd w:val="clear" w:color="auto" w:fill="FFFFFF"/>
            <w:noWrap/>
            <w:tcMar>
              <w:top w:w="0" w:type="dxa"/>
              <w:left w:w="150" w:type="dxa"/>
              <w:bottom w:w="0" w:type="dxa"/>
              <w:right w:w="150" w:type="dxa"/>
            </w:tcMar>
            <w:hideMark/>
          </w:tcPr>
          <w:p w14:paraId="655D848C" w14:textId="77777777" w:rsidR="00B55982" w:rsidRPr="00B55982" w:rsidRDefault="00B55982" w:rsidP="00B55982">
            <w:pPr>
              <w:spacing w:line="300" w:lineRule="atLeast"/>
              <w:jc w:val="left"/>
              <w:rPr>
                <w:ins w:id="1724"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4FB2D091" w14:textId="77777777" w:rsidR="00B55982" w:rsidRPr="00B55982" w:rsidRDefault="00B55982" w:rsidP="00B55982">
            <w:pPr>
              <w:spacing w:line="300" w:lineRule="atLeast"/>
              <w:jc w:val="left"/>
              <w:rPr>
                <w:ins w:id="1725" w:author="Cláudio Nóbrega" w:date="2020-07-18T10:53:00Z"/>
                <w:rFonts w:ascii="Consolas" w:hAnsi="Consolas" w:cs="Segoe UI"/>
                <w:color w:val="24292E"/>
                <w:sz w:val="18"/>
                <w:szCs w:val="18"/>
              </w:rPr>
            </w:pPr>
            <w:ins w:id="172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contours</w:t>
              </w:r>
              <w:proofErr w:type="spellEnd"/>
              <w:r w:rsidRPr="00B55982">
                <w:rPr>
                  <w:rFonts w:ascii="Consolas" w:hAnsi="Consolas" w:cs="Segoe UI"/>
                  <w:color w:val="24292E"/>
                  <w:sz w:val="18"/>
                  <w:szCs w:val="18"/>
                </w:rPr>
                <w:t>:</w:t>
              </w:r>
            </w:ins>
          </w:p>
        </w:tc>
      </w:tr>
      <w:tr w:rsidR="00B55982" w:rsidRPr="00B55982" w14:paraId="7FDEA7E4" w14:textId="77777777" w:rsidTr="00B55982">
        <w:trPr>
          <w:ins w:id="1727" w:author="Cláudio Nóbrega" w:date="2020-07-18T10:53:00Z"/>
        </w:trPr>
        <w:tc>
          <w:tcPr>
            <w:tcW w:w="750" w:type="dxa"/>
            <w:shd w:val="clear" w:color="auto" w:fill="FFFFFF"/>
            <w:noWrap/>
            <w:tcMar>
              <w:top w:w="0" w:type="dxa"/>
              <w:left w:w="150" w:type="dxa"/>
              <w:bottom w:w="0" w:type="dxa"/>
              <w:right w:w="150" w:type="dxa"/>
            </w:tcMar>
            <w:hideMark/>
          </w:tcPr>
          <w:p w14:paraId="5ECEB6EF" w14:textId="77777777" w:rsidR="00B55982" w:rsidRPr="00B55982" w:rsidRDefault="00B55982" w:rsidP="00B55982">
            <w:pPr>
              <w:spacing w:line="300" w:lineRule="atLeast"/>
              <w:jc w:val="left"/>
              <w:rPr>
                <w:ins w:id="172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4CE463" w14:textId="77777777" w:rsidR="00B55982" w:rsidRPr="00B55982" w:rsidRDefault="00B55982" w:rsidP="00B55982">
            <w:pPr>
              <w:spacing w:line="300" w:lineRule="atLeast"/>
              <w:jc w:val="left"/>
              <w:rPr>
                <w:ins w:id="1729" w:author="Cláudio Nóbrega" w:date="2020-07-18T10:53:00Z"/>
                <w:rFonts w:ascii="Consolas" w:hAnsi="Consolas" w:cs="Segoe UI"/>
                <w:color w:val="24292E"/>
                <w:sz w:val="18"/>
                <w:szCs w:val="18"/>
              </w:rPr>
            </w:pPr>
          </w:p>
          <w:p w14:paraId="0FE28395" w14:textId="77777777" w:rsidR="00B55982" w:rsidRPr="00B55982" w:rsidRDefault="00B55982" w:rsidP="00B55982">
            <w:pPr>
              <w:spacing w:line="300" w:lineRule="atLeast"/>
              <w:jc w:val="right"/>
              <w:rPr>
                <w:ins w:id="1730" w:author="Cláudio Nóbrega" w:date="2020-07-18T10:53:00Z"/>
                <w:rFonts w:ascii="Times New Roman" w:hAnsi="Times New Roman"/>
                <w:sz w:val="20"/>
                <w:szCs w:val="20"/>
              </w:rPr>
            </w:pPr>
          </w:p>
        </w:tc>
      </w:tr>
      <w:tr w:rsidR="00B55982" w:rsidRPr="00B55982" w14:paraId="582D0583" w14:textId="77777777" w:rsidTr="00B55982">
        <w:trPr>
          <w:ins w:id="1731" w:author="Cláudio Nóbrega" w:date="2020-07-18T10:53:00Z"/>
        </w:trPr>
        <w:tc>
          <w:tcPr>
            <w:tcW w:w="750" w:type="dxa"/>
            <w:shd w:val="clear" w:color="auto" w:fill="FFFFFF"/>
            <w:noWrap/>
            <w:tcMar>
              <w:top w:w="0" w:type="dxa"/>
              <w:left w:w="150" w:type="dxa"/>
              <w:bottom w:w="0" w:type="dxa"/>
              <w:right w:w="150" w:type="dxa"/>
            </w:tcMar>
            <w:hideMark/>
          </w:tcPr>
          <w:p w14:paraId="1BDBE1F2" w14:textId="77777777" w:rsidR="00B55982" w:rsidRPr="00B55982" w:rsidRDefault="00B55982" w:rsidP="00B55982">
            <w:pPr>
              <w:spacing w:line="300" w:lineRule="atLeast"/>
              <w:jc w:val="left"/>
              <w:rPr>
                <w:ins w:id="1732"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5D77CE2A" w14:textId="77777777" w:rsidR="00B55982" w:rsidRPr="00B55982" w:rsidRDefault="00B55982" w:rsidP="00B55982">
            <w:pPr>
              <w:spacing w:line="300" w:lineRule="atLeast"/>
              <w:jc w:val="left"/>
              <w:rPr>
                <w:ins w:id="1733" w:author="Cláudio Nóbrega" w:date="2020-07-18T10:53:00Z"/>
                <w:rFonts w:ascii="Consolas" w:hAnsi="Consolas" w:cs="Segoe UI"/>
                <w:color w:val="24292E"/>
                <w:sz w:val="18"/>
                <w:szCs w:val="18"/>
              </w:rPr>
            </w:pPr>
            <w:ins w:id="173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contours</w:t>
              </w:r>
              <w:proofErr w:type="spellEnd"/>
              <w:r w:rsidRPr="00B55982">
                <w:rPr>
                  <w:rFonts w:ascii="Consolas" w:hAnsi="Consolas" w:cs="Segoe UI"/>
                  <w:color w:val="24292E"/>
                  <w:sz w:val="18"/>
                  <w:szCs w:val="18"/>
                </w:rPr>
                <w:t>[</w:t>
              </w:r>
              <w:proofErr w:type="gramEnd"/>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17094D7A" w14:textId="77777777" w:rsidTr="00B55982">
        <w:trPr>
          <w:ins w:id="1735" w:author="Cláudio Nóbrega" w:date="2020-07-18T10:53:00Z"/>
        </w:trPr>
        <w:tc>
          <w:tcPr>
            <w:tcW w:w="750" w:type="dxa"/>
            <w:shd w:val="clear" w:color="auto" w:fill="FFFFFF"/>
            <w:noWrap/>
            <w:tcMar>
              <w:top w:w="0" w:type="dxa"/>
              <w:left w:w="150" w:type="dxa"/>
              <w:bottom w:w="0" w:type="dxa"/>
              <w:right w:w="150" w:type="dxa"/>
            </w:tcMar>
            <w:hideMark/>
          </w:tcPr>
          <w:p w14:paraId="52394DC7" w14:textId="77777777" w:rsidR="00B55982" w:rsidRPr="00B55982" w:rsidRDefault="00B55982" w:rsidP="00B55982">
            <w:pPr>
              <w:spacing w:line="300" w:lineRule="atLeast"/>
              <w:jc w:val="left"/>
              <w:rPr>
                <w:ins w:id="173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69A74D" w14:textId="77777777" w:rsidR="00B55982" w:rsidRPr="00B55982" w:rsidRDefault="00B55982" w:rsidP="00B55982">
            <w:pPr>
              <w:spacing w:line="300" w:lineRule="atLeast"/>
              <w:jc w:val="left"/>
              <w:rPr>
                <w:ins w:id="1737" w:author="Cláudio Nóbrega" w:date="2020-07-18T10:53:00Z"/>
                <w:rFonts w:ascii="Consolas" w:hAnsi="Consolas" w:cs="Segoe UI"/>
                <w:color w:val="24292E"/>
                <w:sz w:val="18"/>
                <w:szCs w:val="18"/>
              </w:rPr>
            </w:pPr>
          </w:p>
          <w:p w14:paraId="1F443746" w14:textId="77777777" w:rsidR="00B55982" w:rsidRPr="00B55982" w:rsidRDefault="00B55982" w:rsidP="00B55982">
            <w:pPr>
              <w:spacing w:line="300" w:lineRule="atLeast"/>
              <w:jc w:val="right"/>
              <w:rPr>
                <w:ins w:id="1738" w:author="Cláudio Nóbrega" w:date="2020-07-18T10:53:00Z"/>
                <w:rFonts w:ascii="Times New Roman" w:hAnsi="Times New Roman"/>
                <w:sz w:val="20"/>
                <w:szCs w:val="20"/>
              </w:rPr>
            </w:pPr>
          </w:p>
        </w:tc>
      </w:tr>
      <w:tr w:rsidR="00B55982" w:rsidRPr="00B55982" w14:paraId="496CB1F8" w14:textId="77777777" w:rsidTr="00B55982">
        <w:trPr>
          <w:ins w:id="1739" w:author="Cláudio Nóbrega" w:date="2020-07-18T10:53:00Z"/>
        </w:trPr>
        <w:tc>
          <w:tcPr>
            <w:tcW w:w="750" w:type="dxa"/>
            <w:shd w:val="clear" w:color="auto" w:fill="FFFFFF"/>
            <w:noWrap/>
            <w:tcMar>
              <w:top w:w="0" w:type="dxa"/>
              <w:left w:w="150" w:type="dxa"/>
              <w:bottom w:w="0" w:type="dxa"/>
              <w:right w:w="150" w:type="dxa"/>
            </w:tcMar>
            <w:hideMark/>
          </w:tcPr>
          <w:p w14:paraId="5AEDFB04" w14:textId="77777777" w:rsidR="00B55982" w:rsidRPr="00B55982" w:rsidRDefault="00B55982" w:rsidP="00B55982">
            <w:pPr>
              <w:spacing w:line="300" w:lineRule="atLeast"/>
              <w:jc w:val="left"/>
              <w:rPr>
                <w:ins w:id="1740"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76C39D0B" w14:textId="77777777" w:rsidR="00B55982" w:rsidRPr="00B55982" w:rsidRDefault="00B55982" w:rsidP="00B55982">
            <w:pPr>
              <w:spacing w:line="300" w:lineRule="atLeast"/>
              <w:jc w:val="left"/>
              <w:rPr>
                <w:ins w:id="1741" w:author="Cláudio Nóbrega" w:date="2020-07-18T10:53:00Z"/>
                <w:rFonts w:ascii="Consolas" w:hAnsi="Consolas" w:cs="Segoe UI"/>
                <w:color w:val="24292E"/>
                <w:sz w:val="18"/>
                <w:szCs w:val="18"/>
              </w:rPr>
            </w:pPr>
            <w:ins w:id="174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Encontre momentos do contorno</w:t>
              </w:r>
            </w:ins>
          </w:p>
        </w:tc>
      </w:tr>
      <w:tr w:rsidR="00B55982" w:rsidRPr="00B55982" w14:paraId="733D1719" w14:textId="77777777" w:rsidTr="00B55982">
        <w:trPr>
          <w:ins w:id="1743" w:author="Cláudio Nóbrega" w:date="2020-07-18T10:53:00Z"/>
        </w:trPr>
        <w:tc>
          <w:tcPr>
            <w:tcW w:w="750" w:type="dxa"/>
            <w:shd w:val="clear" w:color="auto" w:fill="FFFFFF"/>
            <w:noWrap/>
            <w:tcMar>
              <w:top w:w="0" w:type="dxa"/>
              <w:left w:w="150" w:type="dxa"/>
              <w:bottom w:w="0" w:type="dxa"/>
              <w:right w:w="150" w:type="dxa"/>
            </w:tcMar>
            <w:hideMark/>
          </w:tcPr>
          <w:p w14:paraId="69F46469" w14:textId="77777777" w:rsidR="00B55982" w:rsidRPr="00B55982" w:rsidRDefault="00B55982" w:rsidP="00B55982">
            <w:pPr>
              <w:spacing w:line="300" w:lineRule="atLeast"/>
              <w:jc w:val="left"/>
              <w:rPr>
                <w:ins w:id="174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BD10DF" w14:textId="77777777" w:rsidR="00B55982" w:rsidRPr="00B55982" w:rsidRDefault="00B55982" w:rsidP="00B55982">
            <w:pPr>
              <w:spacing w:line="300" w:lineRule="atLeast"/>
              <w:jc w:val="left"/>
              <w:rPr>
                <w:ins w:id="1745" w:author="Cláudio Nóbrega" w:date="2020-07-18T10:53:00Z"/>
                <w:rFonts w:ascii="Consolas" w:hAnsi="Consolas" w:cs="Segoe UI"/>
                <w:color w:val="24292E"/>
                <w:sz w:val="18"/>
                <w:szCs w:val="18"/>
              </w:rPr>
            </w:pPr>
            <w:ins w:id="174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moments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moments</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w:t>
              </w:r>
            </w:ins>
          </w:p>
        </w:tc>
      </w:tr>
      <w:tr w:rsidR="00B55982" w:rsidRPr="00B55982" w14:paraId="07AF47BF" w14:textId="77777777" w:rsidTr="00B55982">
        <w:trPr>
          <w:ins w:id="1747" w:author="Cláudio Nóbrega" w:date="2020-07-18T10:53:00Z"/>
        </w:trPr>
        <w:tc>
          <w:tcPr>
            <w:tcW w:w="750" w:type="dxa"/>
            <w:shd w:val="clear" w:color="auto" w:fill="FFFFFF"/>
            <w:noWrap/>
            <w:tcMar>
              <w:top w:w="0" w:type="dxa"/>
              <w:left w:w="150" w:type="dxa"/>
              <w:bottom w:w="0" w:type="dxa"/>
              <w:right w:w="150" w:type="dxa"/>
            </w:tcMar>
            <w:hideMark/>
          </w:tcPr>
          <w:p w14:paraId="09ABFCFE" w14:textId="77777777" w:rsidR="00B55982" w:rsidRPr="00B55982" w:rsidRDefault="00B55982" w:rsidP="00B55982">
            <w:pPr>
              <w:spacing w:line="300" w:lineRule="atLeast"/>
              <w:jc w:val="left"/>
              <w:rPr>
                <w:ins w:id="174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1546C2" w14:textId="77777777" w:rsidR="00B55982" w:rsidRPr="00B55982" w:rsidRDefault="00B55982" w:rsidP="00B55982">
            <w:pPr>
              <w:spacing w:line="300" w:lineRule="atLeast"/>
              <w:jc w:val="left"/>
              <w:rPr>
                <w:ins w:id="1749" w:author="Cláudio Nóbrega" w:date="2020-07-18T10:53:00Z"/>
                <w:rFonts w:ascii="Consolas" w:hAnsi="Consolas" w:cs="Segoe UI"/>
                <w:color w:val="24292E"/>
                <w:sz w:val="18"/>
                <w:szCs w:val="18"/>
              </w:rPr>
            </w:pPr>
          </w:p>
          <w:p w14:paraId="194859F2" w14:textId="77777777" w:rsidR="00B55982" w:rsidRPr="00B55982" w:rsidRDefault="00B55982" w:rsidP="00B55982">
            <w:pPr>
              <w:spacing w:line="300" w:lineRule="atLeast"/>
              <w:jc w:val="right"/>
              <w:rPr>
                <w:ins w:id="1750" w:author="Cláudio Nóbrega" w:date="2020-07-18T10:53:00Z"/>
                <w:rFonts w:ascii="Times New Roman" w:hAnsi="Times New Roman"/>
                <w:sz w:val="20"/>
                <w:szCs w:val="20"/>
              </w:rPr>
            </w:pPr>
          </w:p>
        </w:tc>
      </w:tr>
      <w:tr w:rsidR="00B55982" w:rsidRPr="00B55982" w14:paraId="4A386CFB" w14:textId="77777777" w:rsidTr="00B55982">
        <w:trPr>
          <w:ins w:id="1751" w:author="Cláudio Nóbrega" w:date="2020-07-18T10:53:00Z"/>
        </w:trPr>
        <w:tc>
          <w:tcPr>
            <w:tcW w:w="750" w:type="dxa"/>
            <w:shd w:val="clear" w:color="auto" w:fill="FFFFFF"/>
            <w:noWrap/>
            <w:tcMar>
              <w:top w:w="0" w:type="dxa"/>
              <w:left w:w="150" w:type="dxa"/>
              <w:bottom w:w="0" w:type="dxa"/>
              <w:right w:w="150" w:type="dxa"/>
            </w:tcMar>
            <w:hideMark/>
          </w:tcPr>
          <w:p w14:paraId="6A603204" w14:textId="77777777" w:rsidR="00B55982" w:rsidRPr="00B55982" w:rsidRDefault="00B55982" w:rsidP="00B55982">
            <w:pPr>
              <w:spacing w:line="300" w:lineRule="atLeast"/>
              <w:jc w:val="left"/>
              <w:rPr>
                <w:ins w:id="1752"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076BB62C" w14:textId="77777777" w:rsidR="00B55982" w:rsidRPr="00B55982" w:rsidRDefault="00B55982" w:rsidP="00B55982">
            <w:pPr>
              <w:spacing w:line="300" w:lineRule="atLeast"/>
              <w:jc w:val="left"/>
              <w:rPr>
                <w:ins w:id="1753" w:author="Cláudio Nóbrega" w:date="2020-07-18T10:53:00Z"/>
                <w:rFonts w:ascii="Consolas" w:hAnsi="Consolas" w:cs="Segoe UI"/>
                <w:color w:val="24292E"/>
                <w:sz w:val="18"/>
                <w:szCs w:val="18"/>
              </w:rPr>
            </w:pPr>
            <w:ins w:id="175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cx</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ins>
          </w:p>
        </w:tc>
      </w:tr>
      <w:tr w:rsidR="00B55982" w:rsidRPr="00B55982" w14:paraId="6AF0346F" w14:textId="77777777" w:rsidTr="00B55982">
        <w:trPr>
          <w:ins w:id="1755" w:author="Cláudio Nóbrega" w:date="2020-07-18T10:53:00Z"/>
        </w:trPr>
        <w:tc>
          <w:tcPr>
            <w:tcW w:w="750" w:type="dxa"/>
            <w:shd w:val="clear" w:color="auto" w:fill="FFFFFF"/>
            <w:noWrap/>
            <w:tcMar>
              <w:top w:w="0" w:type="dxa"/>
              <w:left w:w="150" w:type="dxa"/>
              <w:bottom w:w="0" w:type="dxa"/>
              <w:right w:w="150" w:type="dxa"/>
            </w:tcMar>
            <w:hideMark/>
          </w:tcPr>
          <w:p w14:paraId="71B9BF75" w14:textId="77777777" w:rsidR="00B55982" w:rsidRPr="00B55982" w:rsidRDefault="00B55982" w:rsidP="00B55982">
            <w:pPr>
              <w:spacing w:line="300" w:lineRule="atLeast"/>
              <w:jc w:val="left"/>
              <w:rPr>
                <w:ins w:id="175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F2E961" w14:textId="77777777" w:rsidR="00B55982" w:rsidRPr="00B55982" w:rsidRDefault="00B55982" w:rsidP="00B55982">
            <w:pPr>
              <w:spacing w:line="300" w:lineRule="atLeast"/>
              <w:jc w:val="left"/>
              <w:rPr>
                <w:ins w:id="1757" w:author="Cláudio Nóbrega" w:date="2020-07-18T10:53:00Z"/>
                <w:rFonts w:ascii="Consolas" w:hAnsi="Consolas" w:cs="Segoe UI"/>
                <w:color w:val="24292E"/>
                <w:sz w:val="18"/>
                <w:szCs w:val="18"/>
              </w:rPr>
            </w:pPr>
            <w:ins w:id="175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cy</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ins>
          </w:p>
        </w:tc>
      </w:tr>
      <w:tr w:rsidR="00B55982" w:rsidRPr="00B55982" w14:paraId="1A6BC5CB" w14:textId="77777777" w:rsidTr="00B55982">
        <w:trPr>
          <w:ins w:id="1759" w:author="Cláudio Nóbrega" w:date="2020-07-18T10:53:00Z"/>
        </w:trPr>
        <w:tc>
          <w:tcPr>
            <w:tcW w:w="750" w:type="dxa"/>
            <w:shd w:val="clear" w:color="auto" w:fill="FFFFFF"/>
            <w:noWrap/>
            <w:tcMar>
              <w:top w:w="0" w:type="dxa"/>
              <w:left w:w="150" w:type="dxa"/>
              <w:bottom w:w="0" w:type="dxa"/>
              <w:right w:w="150" w:type="dxa"/>
            </w:tcMar>
            <w:hideMark/>
          </w:tcPr>
          <w:p w14:paraId="1C186C74" w14:textId="77777777" w:rsidR="00B55982" w:rsidRPr="00B55982" w:rsidRDefault="00B55982" w:rsidP="00B55982">
            <w:pPr>
              <w:spacing w:line="300" w:lineRule="atLeast"/>
              <w:jc w:val="left"/>
              <w:rPr>
                <w:ins w:id="176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0567CB" w14:textId="77777777" w:rsidR="00B55982" w:rsidRPr="00B55982" w:rsidRDefault="00B55982" w:rsidP="00B55982">
            <w:pPr>
              <w:spacing w:line="300" w:lineRule="atLeast"/>
              <w:jc w:val="left"/>
              <w:rPr>
                <w:ins w:id="1761" w:author="Cláudio Nóbrega" w:date="2020-07-18T10:53:00Z"/>
                <w:rFonts w:ascii="Consolas" w:hAnsi="Consolas" w:cs="Segoe UI"/>
                <w:color w:val="24292E"/>
                <w:sz w:val="18"/>
                <w:szCs w:val="18"/>
              </w:rPr>
            </w:pPr>
            <w:ins w:id="176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Massa central de momentos de primeira ordem</w:t>
              </w:r>
            </w:ins>
          </w:p>
        </w:tc>
      </w:tr>
      <w:tr w:rsidR="00B55982" w:rsidRPr="00B55982" w14:paraId="11C85BB2" w14:textId="77777777" w:rsidTr="00B55982">
        <w:trPr>
          <w:ins w:id="1763" w:author="Cláudio Nóbrega" w:date="2020-07-18T10:53:00Z"/>
        </w:trPr>
        <w:tc>
          <w:tcPr>
            <w:tcW w:w="750" w:type="dxa"/>
            <w:shd w:val="clear" w:color="auto" w:fill="FFFFFF"/>
            <w:noWrap/>
            <w:tcMar>
              <w:top w:w="0" w:type="dxa"/>
              <w:left w:w="150" w:type="dxa"/>
              <w:bottom w:w="0" w:type="dxa"/>
              <w:right w:w="150" w:type="dxa"/>
            </w:tcMar>
            <w:hideMark/>
          </w:tcPr>
          <w:p w14:paraId="338FB7B7" w14:textId="77777777" w:rsidR="00B55982" w:rsidRPr="00B55982" w:rsidRDefault="00B55982" w:rsidP="00B55982">
            <w:pPr>
              <w:spacing w:line="300" w:lineRule="atLeast"/>
              <w:jc w:val="left"/>
              <w:rPr>
                <w:ins w:id="176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87BF73" w14:textId="77777777" w:rsidR="00B55982" w:rsidRPr="00B55982" w:rsidRDefault="00B55982" w:rsidP="00B55982">
            <w:pPr>
              <w:spacing w:line="300" w:lineRule="atLeast"/>
              <w:jc w:val="left"/>
              <w:rPr>
                <w:ins w:id="1765" w:author="Cláudio Nóbrega" w:date="2020-07-18T10:53:00Z"/>
                <w:rFonts w:ascii="Consolas" w:hAnsi="Consolas" w:cs="Segoe UI"/>
                <w:color w:val="24292E"/>
                <w:sz w:val="18"/>
                <w:szCs w:val="18"/>
              </w:rPr>
            </w:pPr>
            <w:ins w:id="176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moments</w:t>
              </w:r>
              <w:proofErr w:type="spellEnd"/>
              <w:r w:rsidRPr="00B55982">
                <w:rPr>
                  <w:rFonts w:ascii="Consolas" w:hAnsi="Consolas" w:cs="Segoe UI"/>
                  <w:color w:val="24292E"/>
                  <w:sz w:val="18"/>
                  <w:szCs w:val="18"/>
                </w:rPr>
                <w:t>[</w:t>
              </w:r>
              <w:r w:rsidRPr="00B55982">
                <w:rPr>
                  <w:rFonts w:ascii="Consolas" w:hAnsi="Consolas" w:cs="Segoe UI"/>
                  <w:color w:val="032F62"/>
                  <w:sz w:val="18"/>
                  <w:szCs w:val="18"/>
                </w:rPr>
                <w:t>'m00'</w:t>
              </w:r>
              <w:proofErr w:type="gramStart"/>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proofErr w:type="gramEnd"/>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267C186C" w14:textId="77777777" w:rsidTr="00B55982">
        <w:trPr>
          <w:ins w:id="1767" w:author="Cláudio Nóbrega" w:date="2020-07-18T10:53:00Z"/>
        </w:trPr>
        <w:tc>
          <w:tcPr>
            <w:tcW w:w="750" w:type="dxa"/>
            <w:shd w:val="clear" w:color="auto" w:fill="FFFFFF"/>
            <w:noWrap/>
            <w:tcMar>
              <w:top w:w="0" w:type="dxa"/>
              <w:left w:w="150" w:type="dxa"/>
              <w:bottom w:w="0" w:type="dxa"/>
              <w:right w:w="150" w:type="dxa"/>
            </w:tcMar>
            <w:hideMark/>
          </w:tcPr>
          <w:p w14:paraId="4E7288FD" w14:textId="77777777" w:rsidR="00B55982" w:rsidRPr="00B55982" w:rsidRDefault="00B55982" w:rsidP="00B55982">
            <w:pPr>
              <w:spacing w:line="300" w:lineRule="atLeast"/>
              <w:jc w:val="left"/>
              <w:rPr>
                <w:ins w:id="176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FE3D23" w14:textId="77777777" w:rsidR="00B55982" w:rsidRPr="00B55982" w:rsidRDefault="00B55982" w:rsidP="00B55982">
            <w:pPr>
              <w:spacing w:line="300" w:lineRule="atLeast"/>
              <w:jc w:val="left"/>
              <w:rPr>
                <w:ins w:id="1769" w:author="Cláudio Nóbrega" w:date="2020-07-18T10:53:00Z"/>
                <w:rFonts w:ascii="Consolas" w:hAnsi="Consolas" w:cs="Segoe UI"/>
                <w:color w:val="24292E"/>
                <w:sz w:val="18"/>
                <w:szCs w:val="18"/>
              </w:rPr>
            </w:pPr>
            <w:ins w:id="177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cx</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int</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moments</w:t>
              </w:r>
              <w:proofErr w:type="spellEnd"/>
              <w:r w:rsidRPr="00B55982">
                <w:rPr>
                  <w:rFonts w:ascii="Consolas" w:hAnsi="Consolas" w:cs="Segoe UI"/>
                  <w:color w:val="24292E"/>
                  <w:sz w:val="18"/>
                  <w:szCs w:val="18"/>
                </w:rPr>
                <w:t>[</w:t>
              </w:r>
              <w:r w:rsidRPr="00B55982">
                <w:rPr>
                  <w:rFonts w:ascii="Consolas" w:hAnsi="Consolas" w:cs="Segoe UI"/>
                  <w:color w:val="032F62"/>
                  <w:sz w:val="18"/>
                  <w:szCs w:val="18"/>
                </w:rPr>
                <w:t>'m10'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moments</w:t>
              </w:r>
              <w:proofErr w:type="spellEnd"/>
              <w:r w:rsidRPr="00B55982">
                <w:rPr>
                  <w:rFonts w:ascii="Consolas" w:hAnsi="Consolas" w:cs="Segoe UI"/>
                  <w:color w:val="24292E"/>
                  <w:sz w:val="18"/>
                  <w:szCs w:val="18"/>
                </w:rPr>
                <w:t>[</w:t>
              </w:r>
              <w:r w:rsidRPr="00B55982">
                <w:rPr>
                  <w:rFonts w:ascii="Consolas" w:hAnsi="Consolas" w:cs="Segoe UI"/>
                  <w:color w:val="032F62"/>
                  <w:sz w:val="18"/>
                  <w:szCs w:val="18"/>
                </w:rPr>
                <w:t>'m00'</w:t>
              </w:r>
              <w:proofErr w:type="gramStart"/>
              <w:r w:rsidRPr="00B55982">
                <w:rPr>
                  <w:rFonts w:ascii="Consolas" w:hAnsi="Consolas" w:cs="Segoe UI"/>
                  <w:color w:val="24292E"/>
                  <w:sz w:val="18"/>
                  <w:szCs w:val="18"/>
                </w:rPr>
                <w:t xml:space="preserve">])  </w:t>
              </w:r>
              <w:r w:rsidRPr="00B55982">
                <w:rPr>
                  <w:rFonts w:ascii="Consolas" w:hAnsi="Consolas" w:cs="Segoe UI"/>
                  <w:color w:val="6A737D"/>
                  <w:sz w:val="18"/>
                  <w:szCs w:val="18"/>
                </w:rPr>
                <w:t>#</w:t>
              </w:r>
              <w:proofErr w:type="gram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cx</w:t>
              </w:r>
              <w:proofErr w:type="spellEnd"/>
              <w:r w:rsidRPr="00B55982">
                <w:rPr>
                  <w:rFonts w:ascii="Consolas" w:hAnsi="Consolas" w:cs="Segoe UI"/>
                  <w:color w:val="6A737D"/>
                  <w:sz w:val="18"/>
                  <w:szCs w:val="18"/>
                </w:rPr>
                <w:t xml:space="preserve"> = M10/M00</w:t>
              </w:r>
            </w:ins>
          </w:p>
        </w:tc>
      </w:tr>
      <w:tr w:rsidR="00B55982" w:rsidRPr="00B55982" w14:paraId="4733740F" w14:textId="77777777" w:rsidTr="00B55982">
        <w:trPr>
          <w:ins w:id="1771" w:author="Cláudio Nóbrega" w:date="2020-07-18T10:53:00Z"/>
        </w:trPr>
        <w:tc>
          <w:tcPr>
            <w:tcW w:w="750" w:type="dxa"/>
            <w:shd w:val="clear" w:color="auto" w:fill="FFFFFF"/>
            <w:noWrap/>
            <w:tcMar>
              <w:top w:w="0" w:type="dxa"/>
              <w:left w:w="150" w:type="dxa"/>
              <w:bottom w:w="0" w:type="dxa"/>
              <w:right w:w="150" w:type="dxa"/>
            </w:tcMar>
            <w:hideMark/>
          </w:tcPr>
          <w:p w14:paraId="01C19D43" w14:textId="77777777" w:rsidR="00B55982" w:rsidRPr="00B55982" w:rsidRDefault="00B55982" w:rsidP="00B55982">
            <w:pPr>
              <w:spacing w:line="300" w:lineRule="atLeast"/>
              <w:jc w:val="left"/>
              <w:rPr>
                <w:ins w:id="177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BAC563" w14:textId="77777777" w:rsidR="00B55982" w:rsidRPr="00B55982" w:rsidRDefault="00B55982" w:rsidP="00B55982">
            <w:pPr>
              <w:spacing w:line="300" w:lineRule="atLeast"/>
              <w:jc w:val="left"/>
              <w:rPr>
                <w:ins w:id="1773" w:author="Cláudio Nóbrega" w:date="2020-07-18T10:53:00Z"/>
                <w:rFonts w:ascii="Consolas" w:hAnsi="Consolas" w:cs="Segoe UI"/>
                <w:color w:val="24292E"/>
                <w:sz w:val="18"/>
                <w:szCs w:val="18"/>
              </w:rPr>
            </w:pPr>
            <w:ins w:id="177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cy</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int</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moments</w:t>
              </w:r>
              <w:proofErr w:type="spellEnd"/>
              <w:r w:rsidRPr="00B55982">
                <w:rPr>
                  <w:rFonts w:ascii="Consolas" w:hAnsi="Consolas" w:cs="Segoe UI"/>
                  <w:color w:val="24292E"/>
                  <w:sz w:val="18"/>
                  <w:szCs w:val="18"/>
                </w:rPr>
                <w:t>[</w:t>
              </w:r>
              <w:r w:rsidRPr="00B55982">
                <w:rPr>
                  <w:rFonts w:ascii="Consolas" w:hAnsi="Consolas" w:cs="Segoe UI"/>
                  <w:color w:val="032F62"/>
                  <w:sz w:val="18"/>
                  <w:szCs w:val="18"/>
                </w:rPr>
                <w:t>'m01'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moments</w:t>
              </w:r>
              <w:proofErr w:type="spellEnd"/>
              <w:r w:rsidRPr="00B55982">
                <w:rPr>
                  <w:rFonts w:ascii="Consolas" w:hAnsi="Consolas" w:cs="Segoe UI"/>
                  <w:color w:val="24292E"/>
                  <w:sz w:val="18"/>
                  <w:szCs w:val="18"/>
                </w:rPr>
                <w:t>[</w:t>
              </w:r>
              <w:r w:rsidRPr="00B55982">
                <w:rPr>
                  <w:rFonts w:ascii="Consolas" w:hAnsi="Consolas" w:cs="Segoe UI"/>
                  <w:color w:val="032F62"/>
                  <w:sz w:val="18"/>
                  <w:szCs w:val="18"/>
                </w:rPr>
                <w:t>'m00'</w:t>
              </w:r>
              <w:proofErr w:type="gramStart"/>
              <w:r w:rsidRPr="00B55982">
                <w:rPr>
                  <w:rFonts w:ascii="Consolas" w:hAnsi="Consolas" w:cs="Segoe UI"/>
                  <w:color w:val="24292E"/>
                  <w:sz w:val="18"/>
                  <w:szCs w:val="18"/>
                </w:rPr>
                <w:t xml:space="preserve">])  </w:t>
              </w:r>
              <w:r w:rsidRPr="00B55982">
                <w:rPr>
                  <w:rFonts w:ascii="Consolas" w:hAnsi="Consolas" w:cs="Segoe UI"/>
                  <w:color w:val="6A737D"/>
                  <w:sz w:val="18"/>
                  <w:szCs w:val="18"/>
                </w:rPr>
                <w:t>#</w:t>
              </w:r>
              <w:proofErr w:type="gram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cy</w:t>
              </w:r>
              <w:proofErr w:type="spellEnd"/>
              <w:r w:rsidRPr="00B55982">
                <w:rPr>
                  <w:rFonts w:ascii="Consolas" w:hAnsi="Consolas" w:cs="Segoe UI"/>
                  <w:color w:val="6A737D"/>
                  <w:sz w:val="18"/>
                  <w:szCs w:val="18"/>
                </w:rPr>
                <w:t xml:space="preserve"> = M01/M00</w:t>
              </w:r>
            </w:ins>
          </w:p>
        </w:tc>
      </w:tr>
      <w:tr w:rsidR="00B55982" w:rsidRPr="00B55982" w14:paraId="5B42B785" w14:textId="77777777" w:rsidTr="00B55982">
        <w:trPr>
          <w:ins w:id="1775" w:author="Cláudio Nóbrega" w:date="2020-07-18T10:53:00Z"/>
        </w:trPr>
        <w:tc>
          <w:tcPr>
            <w:tcW w:w="750" w:type="dxa"/>
            <w:shd w:val="clear" w:color="auto" w:fill="FFFFFF"/>
            <w:noWrap/>
            <w:tcMar>
              <w:top w:w="0" w:type="dxa"/>
              <w:left w:w="150" w:type="dxa"/>
              <w:bottom w:w="0" w:type="dxa"/>
              <w:right w:w="150" w:type="dxa"/>
            </w:tcMar>
            <w:hideMark/>
          </w:tcPr>
          <w:p w14:paraId="1BF82F0E" w14:textId="77777777" w:rsidR="00B55982" w:rsidRPr="00B55982" w:rsidRDefault="00B55982" w:rsidP="00B55982">
            <w:pPr>
              <w:spacing w:line="300" w:lineRule="atLeast"/>
              <w:jc w:val="left"/>
              <w:rPr>
                <w:ins w:id="177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31EA21" w14:textId="77777777" w:rsidR="00B55982" w:rsidRPr="00B55982" w:rsidRDefault="00B55982" w:rsidP="00B55982">
            <w:pPr>
              <w:spacing w:line="300" w:lineRule="atLeast"/>
              <w:jc w:val="left"/>
              <w:rPr>
                <w:ins w:id="1777" w:author="Cláudio Nóbrega" w:date="2020-07-18T10:53:00Z"/>
                <w:rFonts w:ascii="Consolas" w:hAnsi="Consolas" w:cs="Segoe UI"/>
                <w:color w:val="24292E"/>
                <w:sz w:val="18"/>
                <w:szCs w:val="18"/>
              </w:rPr>
            </w:pPr>
          </w:p>
          <w:p w14:paraId="64EFB6BF" w14:textId="77777777" w:rsidR="00B55982" w:rsidRPr="00B55982" w:rsidRDefault="00B55982" w:rsidP="00B55982">
            <w:pPr>
              <w:spacing w:line="300" w:lineRule="atLeast"/>
              <w:jc w:val="right"/>
              <w:rPr>
                <w:ins w:id="1778" w:author="Cláudio Nóbrega" w:date="2020-07-18T10:53:00Z"/>
                <w:rFonts w:ascii="Times New Roman" w:hAnsi="Times New Roman"/>
                <w:sz w:val="20"/>
                <w:szCs w:val="20"/>
              </w:rPr>
            </w:pPr>
          </w:p>
        </w:tc>
      </w:tr>
      <w:tr w:rsidR="00B55982" w:rsidRPr="00B55982" w14:paraId="0EE88721" w14:textId="77777777" w:rsidTr="00B55982">
        <w:trPr>
          <w:ins w:id="1779" w:author="Cláudio Nóbrega" w:date="2020-07-18T10:53:00Z"/>
        </w:trPr>
        <w:tc>
          <w:tcPr>
            <w:tcW w:w="750" w:type="dxa"/>
            <w:shd w:val="clear" w:color="auto" w:fill="FFFFFF"/>
            <w:noWrap/>
            <w:tcMar>
              <w:top w:w="0" w:type="dxa"/>
              <w:left w:w="150" w:type="dxa"/>
              <w:bottom w:w="0" w:type="dxa"/>
              <w:right w:w="150" w:type="dxa"/>
            </w:tcMar>
            <w:hideMark/>
          </w:tcPr>
          <w:p w14:paraId="29874601" w14:textId="77777777" w:rsidR="00B55982" w:rsidRPr="00B55982" w:rsidRDefault="00B55982" w:rsidP="00B55982">
            <w:pPr>
              <w:spacing w:line="300" w:lineRule="atLeast"/>
              <w:jc w:val="left"/>
              <w:rPr>
                <w:ins w:id="1780"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4595624A" w14:textId="77777777" w:rsidR="00B55982" w:rsidRPr="00B55982" w:rsidRDefault="00B55982" w:rsidP="00B55982">
            <w:pPr>
              <w:spacing w:line="300" w:lineRule="atLeast"/>
              <w:jc w:val="left"/>
              <w:rPr>
                <w:ins w:id="1781" w:author="Cláudio Nóbrega" w:date="2020-07-18T10:53:00Z"/>
                <w:rFonts w:ascii="Consolas" w:hAnsi="Consolas" w:cs="Segoe UI"/>
                <w:color w:val="24292E"/>
                <w:sz w:val="18"/>
                <w:szCs w:val="18"/>
              </w:rPr>
            </w:pPr>
            <w:ins w:id="1782" w:author="Cláudio Nóbrega" w:date="2020-07-18T10:53:00Z">
              <w:r w:rsidRPr="00B55982">
                <w:rPr>
                  <w:rFonts w:ascii="Consolas" w:hAnsi="Consolas" w:cs="Segoe UI"/>
                  <w:color w:val="24292E"/>
                  <w:sz w:val="18"/>
                  <w:szCs w:val="18"/>
                </w:rPr>
                <w:t xml:space="preserve">            center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cx</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cy</w:t>
              </w:r>
              <w:proofErr w:type="spellEnd"/>
              <w:r w:rsidRPr="00B55982">
                <w:rPr>
                  <w:rFonts w:ascii="Consolas" w:hAnsi="Consolas" w:cs="Segoe UI"/>
                  <w:color w:val="24292E"/>
                  <w:sz w:val="18"/>
                  <w:szCs w:val="18"/>
                </w:rPr>
                <w:t>)</w:t>
              </w:r>
            </w:ins>
          </w:p>
        </w:tc>
      </w:tr>
      <w:tr w:rsidR="00B55982" w:rsidRPr="00B55982" w14:paraId="29759D06" w14:textId="77777777" w:rsidTr="00B55982">
        <w:trPr>
          <w:ins w:id="1783" w:author="Cláudio Nóbrega" w:date="2020-07-18T10:53:00Z"/>
        </w:trPr>
        <w:tc>
          <w:tcPr>
            <w:tcW w:w="750" w:type="dxa"/>
            <w:shd w:val="clear" w:color="auto" w:fill="FFFFFF"/>
            <w:noWrap/>
            <w:tcMar>
              <w:top w:w="0" w:type="dxa"/>
              <w:left w:w="150" w:type="dxa"/>
              <w:bottom w:w="0" w:type="dxa"/>
              <w:right w:w="150" w:type="dxa"/>
            </w:tcMar>
            <w:hideMark/>
          </w:tcPr>
          <w:p w14:paraId="0994B317" w14:textId="77777777" w:rsidR="00B55982" w:rsidRPr="00B55982" w:rsidRDefault="00B55982" w:rsidP="00B55982">
            <w:pPr>
              <w:spacing w:line="300" w:lineRule="atLeast"/>
              <w:jc w:val="left"/>
              <w:rPr>
                <w:ins w:id="178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A73261" w14:textId="77777777" w:rsidR="00B55982" w:rsidRPr="00B55982" w:rsidRDefault="00B55982" w:rsidP="00B55982">
            <w:pPr>
              <w:spacing w:line="300" w:lineRule="atLeast"/>
              <w:jc w:val="left"/>
              <w:rPr>
                <w:ins w:id="1785" w:author="Cláudio Nóbrega" w:date="2020-07-18T10:53:00Z"/>
                <w:rFonts w:ascii="Consolas" w:hAnsi="Consolas" w:cs="Segoe UI"/>
                <w:color w:val="24292E"/>
                <w:sz w:val="18"/>
                <w:szCs w:val="18"/>
              </w:rPr>
            </w:pPr>
          </w:p>
          <w:p w14:paraId="31446F7B" w14:textId="77777777" w:rsidR="00B55982" w:rsidRPr="00B55982" w:rsidRDefault="00B55982" w:rsidP="00B55982">
            <w:pPr>
              <w:spacing w:line="300" w:lineRule="atLeast"/>
              <w:jc w:val="right"/>
              <w:rPr>
                <w:ins w:id="1786" w:author="Cláudio Nóbrega" w:date="2020-07-18T10:53:00Z"/>
                <w:rFonts w:ascii="Times New Roman" w:hAnsi="Times New Roman"/>
                <w:sz w:val="20"/>
                <w:szCs w:val="20"/>
              </w:rPr>
            </w:pPr>
          </w:p>
        </w:tc>
      </w:tr>
      <w:tr w:rsidR="00B55982" w:rsidRPr="00B55982" w14:paraId="40623946" w14:textId="77777777" w:rsidTr="00B55982">
        <w:trPr>
          <w:ins w:id="1787" w:author="Cláudio Nóbrega" w:date="2020-07-18T10:53:00Z"/>
        </w:trPr>
        <w:tc>
          <w:tcPr>
            <w:tcW w:w="750" w:type="dxa"/>
            <w:shd w:val="clear" w:color="auto" w:fill="FFFFFF"/>
            <w:noWrap/>
            <w:tcMar>
              <w:top w:w="0" w:type="dxa"/>
              <w:left w:w="150" w:type="dxa"/>
              <w:bottom w:w="0" w:type="dxa"/>
              <w:right w:w="150" w:type="dxa"/>
            </w:tcMar>
            <w:hideMark/>
          </w:tcPr>
          <w:p w14:paraId="2015B2C4" w14:textId="77777777" w:rsidR="00B55982" w:rsidRPr="00B55982" w:rsidRDefault="00B55982" w:rsidP="00B55982">
            <w:pPr>
              <w:spacing w:line="300" w:lineRule="atLeast"/>
              <w:jc w:val="left"/>
              <w:rPr>
                <w:ins w:id="178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7B77DCE5" w14:textId="77777777" w:rsidR="00B55982" w:rsidRPr="00B55982" w:rsidRDefault="00B55982" w:rsidP="00B55982">
            <w:pPr>
              <w:spacing w:line="300" w:lineRule="atLeast"/>
              <w:jc w:val="left"/>
              <w:rPr>
                <w:ins w:id="1789" w:author="Cláudio Nóbrega" w:date="2020-07-18T10:53:00Z"/>
                <w:rFonts w:ascii="Consolas" w:hAnsi="Consolas" w:cs="Segoe UI"/>
                <w:color w:val="24292E"/>
                <w:sz w:val="18"/>
                <w:szCs w:val="18"/>
              </w:rPr>
            </w:pPr>
            <w:ins w:id="179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Desenhar massa central</w:t>
              </w:r>
            </w:ins>
          </w:p>
        </w:tc>
      </w:tr>
      <w:tr w:rsidR="00B55982" w:rsidRPr="00B55982" w14:paraId="78E91B6B" w14:textId="77777777" w:rsidTr="00B55982">
        <w:trPr>
          <w:ins w:id="1791" w:author="Cláudio Nóbrega" w:date="2020-07-18T10:53:00Z"/>
        </w:trPr>
        <w:tc>
          <w:tcPr>
            <w:tcW w:w="750" w:type="dxa"/>
            <w:shd w:val="clear" w:color="auto" w:fill="FFFFFF"/>
            <w:noWrap/>
            <w:tcMar>
              <w:top w:w="0" w:type="dxa"/>
              <w:left w:w="150" w:type="dxa"/>
              <w:bottom w:w="0" w:type="dxa"/>
              <w:right w:w="150" w:type="dxa"/>
            </w:tcMar>
            <w:hideMark/>
          </w:tcPr>
          <w:p w14:paraId="133C047B" w14:textId="77777777" w:rsidR="00B55982" w:rsidRPr="00B55982" w:rsidRDefault="00B55982" w:rsidP="00B55982">
            <w:pPr>
              <w:spacing w:line="300" w:lineRule="atLeast"/>
              <w:jc w:val="left"/>
              <w:rPr>
                <w:ins w:id="179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849231" w14:textId="77777777" w:rsidR="00B55982" w:rsidRPr="00B55982" w:rsidRDefault="00B55982" w:rsidP="00B55982">
            <w:pPr>
              <w:spacing w:line="300" w:lineRule="atLeast"/>
              <w:jc w:val="left"/>
              <w:rPr>
                <w:ins w:id="1793" w:author="Cláudio Nóbrega" w:date="2020-07-18T10:53:00Z"/>
                <w:rFonts w:ascii="Consolas" w:hAnsi="Consolas" w:cs="Segoe UI"/>
                <w:color w:val="24292E"/>
                <w:sz w:val="18"/>
                <w:szCs w:val="18"/>
              </w:rPr>
            </w:pPr>
            <w:ins w:id="1794"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circle</w:t>
              </w:r>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center, </w:t>
              </w:r>
              <w:r w:rsidRPr="00B55982">
                <w:rPr>
                  <w:rFonts w:ascii="Consolas" w:hAnsi="Consolas" w:cs="Segoe UI"/>
                  <w:color w:val="005CC5"/>
                  <w:sz w:val="18"/>
                  <w:szCs w:val="18"/>
                </w:rPr>
                <w:t>15</w:t>
              </w:r>
              <w:r w:rsidRPr="00B55982">
                <w:rPr>
                  <w:rFonts w:ascii="Consolas" w:hAnsi="Consolas" w:cs="Segoe UI"/>
                  <w:color w:val="24292E"/>
                  <w:sz w:val="18"/>
                  <w:szCs w:val="18"/>
                </w:rPr>
                <w:t>,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w:t>
              </w:r>
            </w:ins>
          </w:p>
        </w:tc>
      </w:tr>
      <w:tr w:rsidR="00B55982" w:rsidRPr="00B55982" w14:paraId="086EEE16" w14:textId="77777777" w:rsidTr="00B55982">
        <w:trPr>
          <w:ins w:id="1795" w:author="Cláudio Nóbrega" w:date="2020-07-18T10:53:00Z"/>
        </w:trPr>
        <w:tc>
          <w:tcPr>
            <w:tcW w:w="750" w:type="dxa"/>
            <w:shd w:val="clear" w:color="auto" w:fill="FFFFFF"/>
            <w:noWrap/>
            <w:tcMar>
              <w:top w:w="0" w:type="dxa"/>
              <w:left w:w="150" w:type="dxa"/>
              <w:bottom w:w="0" w:type="dxa"/>
              <w:right w:w="150" w:type="dxa"/>
            </w:tcMar>
            <w:hideMark/>
          </w:tcPr>
          <w:p w14:paraId="21CDCBDD" w14:textId="77777777" w:rsidR="00B55982" w:rsidRPr="00B55982" w:rsidRDefault="00B55982" w:rsidP="00B55982">
            <w:pPr>
              <w:spacing w:line="300" w:lineRule="atLeast"/>
              <w:jc w:val="left"/>
              <w:rPr>
                <w:ins w:id="179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12A331" w14:textId="77777777" w:rsidR="00B55982" w:rsidRPr="00B55982" w:rsidRDefault="00B55982" w:rsidP="00B55982">
            <w:pPr>
              <w:spacing w:line="300" w:lineRule="atLeast"/>
              <w:jc w:val="left"/>
              <w:rPr>
                <w:ins w:id="1797" w:author="Cláudio Nóbrega" w:date="2020-07-18T10:53:00Z"/>
                <w:rFonts w:ascii="Consolas" w:hAnsi="Consolas" w:cs="Segoe UI"/>
                <w:color w:val="24292E"/>
                <w:sz w:val="18"/>
                <w:szCs w:val="18"/>
              </w:rPr>
            </w:pPr>
          </w:p>
          <w:p w14:paraId="390B7AB3" w14:textId="77777777" w:rsidR="00B55982" w:rsidRPr="00B55982" w:rsidRDefault="00B55982" w:rsidP="00B55982">
            <w:pPr>
              <w:spacing w:line="300" w:lineRule="atLeast"/>
              <w:jc w:val="right"/>
              <w:rPr>
                <w:ins w:id="1798" w:author="Cláudio Nóbrega" w:date="2020-07-18T10:53:00Z"/>
                <w:rFonts w:ascii="Times New Roman" w:hAnsi="Times New Roman"/>
                <w:sz w:val="20"/>
                <w:szCs w:val="20"/>
              </w:rPr>
            </w:pPr>
          </w:p>
        </w:tc>
      </w:tr>
      <w:tr w:rsidR="00B55982" w:rsidRPr="00B55982" w14:paraId="4DA97884" w14:textId="77777777" w:rsidTr="00B55982">
        <w:trPr>
          <w:ins w:id="1799" w:author="Cláudio Nóbrega" w:date="2020-07-18T10:53:00Z"/>
        </w:trPr>
        <w:tc>
          <w:tcPr>
            <w:tcW w:w="750" w:type="dxa"/>
            <w:shd w:val="clear" w:color="auto" w:fill="FFFFFF"/>
            <w:noWrap/>
            <w:tcMar>
              <w:top w:w="0" w:type="dxa"/>
              <w:left w:w="150" w:type="dxa"/>
              <w:bottom w:w="0" w:type="dxa"/>
              <w:right w:w="150" w:type="dxa"/>
            </w:tcMar>
            <w:hideMark/>
          </w:tcPr>
          <w:p w14:paraId="22B0794B" w14:textId="77777777" w:rsidR="00B55982" w:rsidRPr="00B55982" w:rsidRDefault="00B55982" w:rsidP="00B55982">
            <w:pPr>
              <w:spacing w:line="300" w:lineRule="atLeast"/>
              <w:jc w:val="left"/>
              <w:rPr>
                <w:ins w:id="1800"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6729E7AB" w14:textId="77777777" w:rsidR="00B55982" w:rsidRPr="00B55982" w:rsidRDefault="00B55982" w:rsidP="00B55982">
            <w:pPr>
              <w:spacing w:line="300" w:lineRule="atLeast"/>
              <w:jc w:val="left"/>
              <w:rPr>
                <w:ins w:id="1801" w:author="Cláudio Nóbrega" w:date="2020-07-18T10:53:00Z"/>
                <w:rFonts w:ascii="Consolas" w:hAnsi="Consolas" w:cs="Segoe UI"/>
                <w:color w:val="24292E"/>
                <w:sz w:val="18"/>
                <w:szCs w:val="18"/>
              </w:rPr>
            </w:pPr>
            <w:ins w:id="180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Encontre o círculo que cobre completamente o objeto com a área mínima</w:t>
              </w:r>
            </w:ins>
          </w:p>
        </w:tc>
      </w:tr>
      <w:tr w:rsidR="00B55982" w:rsidRPr="00B55982" w14:paraId="4CEC297A" w14:textId="77777777" w:rsidTr="00B55982">
        <w:trPr>
          <w:ins w:id="1803" w:author="Cláudio Nóbrega" w:date="2020-07-18T10:53:00Z"/>
        </w:trPr>
        <w:tc>
          <w:tcPr>
            <w:tcW w:w="750" w:type="dxa"/>
            <w:shd w:val="clear" w:color="auto" w:fill="FFFFFF"/>
            <w:noWrap/>
            <w:tcMar>
              <w:top w:w="0" w:type="dxa"/>
              <w:left w:w="150" w:type="dxa"/>
              <w:bottom w:w="0" w:type="dxa"/>
              <w:right w:w="150" w:type="dxa"/>
            </w:tcMar>
            <w:hideMark/>
          </w:tcPr>
          <w:p w14:paraId="79814148" w14:textId="77777777" w:rsidR="00B55982" w:rsidRPr="00B55982" w:rsidRDefault="00B55982" w:rsidP="00B55982">
            <w:pPr>
              <w:spacing w:line="300" w:lineRule="atLeast"/>
              <w:jc w:val="left"/>
              <w:rPr>
                <w:ins w:id="180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B2657C" w14:textId="77777777" w:rsidR="00B55982" w:rsidRPr="00B55982" w:rsidRDefault="00B55982" w:rsidP="00B55982">
            <w:pPr>
              <w:spacing w:line="300" w:lineRule="atLeast"/>
              <w:jc w:val="left"/>
              <w:rPr>
                <w:ins w:id="1805" w:author="Cláudio Nóbrega" w:date="2020-07-18T10:53:00Z"/>
                <w:rFonts w:ascii="Consolas" w:hAnsi="Consolas" w:cs="Segoe UI"/>
                <w:color w:val="24292E"/>
                <w:sz w:val="18"/>
                <w:szCs w:val="18"/>
              </w:rPr>
            </w:pPr>
            <w:ins w:id="1806" w:author="Cláudio Nóbrega" w:date="2020-07-18T10:53:00Z">
              <w:r w:rsidRPr="00B55982">
                <w:rPr>
                  <w:rFonts w:ascii="Consolas" w:hAnsi="Consolas" w:cs="Segoe UI"/>
                  <w:color w:val="24292E"/>
                  <w:sz w:val="18"/>
                  <w:szCs w:val="18"/>
                </w:rPr>
                <w:t xml:space="preserve">            (x, y), </w:t>
              </w:r>
              <w:proofErr w:type="spellStart"/>
              <w:r w:rsidRPr="00B55982">
                <w:rPr>
                  <w:rFonts w:ascii="Consolas" w:hAnsi="Consolas" w:cs="Segoe UI"/>
                  <w:color w:val="24292E"/>
                  <w:sz w:val="18"/>
                  <w:szCs w:val="18"/>
                </w:rPr>
                <w:t>radius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minEnclosingCircle</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w:t>
              </w:r>
            </w:ins>
          </w:p>
        </w:tc>
      </w:tr>
      <w:tr w:rsidR="00B55982" w:rsidRPr="00B55982" w14:paraId="503AB6E1" w14:textId="77777777" w:rsidTr="00B55982">
        <w:trPr>
          <w:ins w:id="1807" w:author="Cláudio Nóbrega" w:date="2020-07-18T10:53:00Z"/>
        </w:trPr>
        <w:tc>
          <w:tcPr>
            <w:tcW w:w="750" w:type="dxa"/>
            <w:shd w:val="clear" w:color="auto" w:fill="FFFFFF"/>
            <w:noWrap/>
            <w:tcMar>
              <w:top w:w="0" w:type="dxa"/>
              <w:left w:w="150" w:type="dxa"/>
              <w:bottom w:w="0" w:type="dxa"/>
              <w:right w:w="150" w:type="dxa"/>
            </w:tcMar>
            <w:hideMark/>
          </w:tcPr>
          <w:p w14:paraId="1B0008A9" w14:textId="77777777" w:rsidR="00B55982" w:rsidRPr="00B55982" w:rsidRDefault="00B55982" w:rsidP="00B55982">
            <w:pPr>
              <w:spacing w:line="300" w:lineRule="atLeast"/>
              <w:jc w:val="left"/>
              <w:rPr>
                <w:ins w:id="180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58FEFA" w14:textId="77777777" w:rsidR="00B55982" w:rsidRPr="00B55982" w:rsidRDefault="00B55982" w:rsidP="00B55982">
            <w:pPr>
              <w:spacing w:line="300" w:lineRule="atLeast"/>
              <w:jc w:val="left"/>
              <w:rPr>
                <w:ins w:id="1809" w:author="Cláudio Nóbrega" w:date="2020-07-18T10:53:00Z"/>
                <w:rFonts w:ascii="Consolas" w:hAnsi="Consolas" w:cs="Segoe UI"/>
                <w:color w:val="24292E"/>
                <w:sz w:val="18"/>
                <w:szCs w:val="18"/>
              </w:rPr>
            </w:pPr>
            <w:ins w:id="1810" w:author="Cláudio Nóbrega" w:date="2020-07-18T10:53:00Z">
              <w:r w:rsidRPr="00B55982">
                <w:rPr>
                  <w:rFonts w:ascii="Consolas" w:hAnsi="Consolas" w:cs="Segoe UI"/>
                  <w:color w:val="24292E"/>
                  <w:sz w:val="18"/>
                  <w:szCs w:val="18"/>
                </w:rPr>
                <w:t xml:space="preserve">            center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int</w:t>
              </w:r>
              <w:proofErr w:type="spellEnd"/>
              <w:r w:rsidRPr="00B55982">
                <w:rPr>
                  <w:rFonts w:ascii="Consolas" w:hAnsi="Consolas" w:cs="Segoe UI"/>
                  <w:color w:val="24292E"/>
                  <w:sz w:val="18"/>
                  <w:szCs w:val="18"/>
                </w:rPr>
                <w:t xml:space="preserve">(x), </w:t>
              </w:r>
              <w:proofErr w:type="spellStart"/>
              <w:r w:rsidRPr="00B55982">
                <w:rPr>
                  <w:rFonts w:ascii="Consolas" w:hAnsi="Consolas" w:cs="Segoe UI"/>
                  <w:color w:val="6F42C1"/>
                  <w:sz w:val="18"/>
                  <w:szCs w:val="18"/>
                </w:rPr>
                <w:t>int</w:t>
              </w:r>
              <w:proofErr w:type="spellEnd"/>
              <w:r w:rsidRPr="00B55982">
                <w:rPr>
                  <w:rFonts w:ascii="Consolas" w:hAnsi="Consolas" w:cs="Segoe UI"/>
                  <w:color w:val="24292E"/>
                  <w:sz w:val="18"/>
                  <w:szCs w:val="18"/>
                </w:rPr>
                <w:t>(y))</w:t>
              </w:r>
            </w:ins>
          </w:p>
        </w:tc>
      </w:tr>
      <w:tr w:rsidR="00B55982" w:rsidRPr="00B55982" w14:paraId="3EC655FB" w14:textId="77777777" w:rsidTr="00B55982">
        <w:trPr>
          <w:ins w:id="1811" w:author="Cláudio Nóbrega" w:date="2020-07-18T10:53:00Z"/>
        </w:trPr>
        <w:tc>
          <w:tcPr>
            <w:tcW w:w="750" w:type="dxa"/>
            <w:shd w:val="clear" w:color="auto" w:fill="FFFFFF"/>
            <w:noWrap/>
            <w:tcMar>
              <w:top w:w="0" w:type="dxa"/>
              <w:left w:w="150" w:type="dxa"/>
              <w:bottom w:w="0" w:type="dxa"/>
              <w:right w:w="150" w:type="dxa"/>
            </w:tcMar>
            <w:hideMark/>
          </w:tcPr>
          <w:p w14:paraId="7786AB87" w14:textId="77777777" w:rsidR="00B55982" w:rsidRPr="00B55982" w:rsidRDefault="00B55982" w:rsidP="00B55982">
            <w:pPr>
              <w:spacing w:line="300" w:lineRule="atLeast"/>
              <w:jc w:val="left"/>
              <w:rPr>
                <w:ins w:id="18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6F596D" w14:textId="77777777" w:rsidR="00B55982" w:rsidRPr="00B55982" w:rsidRDefault="00B55982" w:rsidP="00B55982">
            <w:pPr>
              <w:spacing w:line="300" w:lineRule="atLeast"/>
              <w:jc w:val="left"/>
              <w:rPr>
                <w:ins w:id="1813" w:author="Cláudio Nóbrega" w:date="2020-07-18T10:53:00Z"/>
                <w:rFonts w:ascii="Consolas" w:hAnsi="Consolas" w:cs="Segoe UI"/>
                <w:color w:val="24292E"/>
                <w:sz w:val="18"/>
                <w:szCs w:val="18"/>
              </w:rPr>
            </w:pPr>
            <w:ins w:id="181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radius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int</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radius</w:t>
              </w:r>
              <w:proofErr w:type="spellEnd"/>
              <w:r w:rsidRPr="00B55982">
                <w:rPr>
                  <w:rFonts w:ascii="Consolas" w:hAnsi="Consolas" w:cs="Segoe UI"/>
                  <w:color w:val="24292E"/>
                  <w:sz w:val="18"/>
                  <w:szCs w:val="18"/>
                </w:rPr>
                <w:t>)</w:t>
              </w:r>
            </w:ins>
          </w:p>
        </w:tc>
      </w:tr>
      <w:tr w:rsidR="00B55982" w:rsidRPr="00B55982" w14:paraId="13031413" w14:textId="77777777" w:rsidTr="00B55982">
        <w:trPr>
          <w:ins w:id="1815" w:author="Cláudio Nóbrega" w:date="2020-07-18T10:53:00Z"/>
        </w:trPr>
        <w:tc>
          <w:tcPr>
            <w:tcW w:w="750" w:type="dxa"/>
            <w:shd w:val="clear" w:color="auto" w:fill="FFFFFF"/>
            <w:noWrap/>
            <w:tcMar>
              <w:top w:w="0" w:type="dxa"/>
              <w:left w:w="150" w:type="dxa"/>
              <w:bottom w:w="0" w:type="dxa"/>
              <w:right w:w="150" w:type="dxa"/>
            </w:tcMar>
            <w:hideMark/>
          </w:tcPr>
          <w:p w14:paraId="59DD5E8A" w14:textId="77777777" w:rsidR="00B55982" w:rsidRPr="00B55982" w:rsidRDefault="00B55982" w:rsidP="00B55982">
            <w:pPr>
              <w:spacing w:line="300" w:lineRule="atLeast"/>
              <w:jc w:val="left"/>
              <w:rPr>
                <w:ins w:id="181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80C49A" w14:textId="77777777" w:rsidR="00B55982" w:rsidRPr="00B55982" w:rsidRDefault="00B55982" w:rsidP="00B55982">
            <w:pPr>
              <w:spacing w:line="300" w:lineRule="atLeast"/>
              <w:jc w:val="left"/>
              <w:rPr>
                <w:ins w:id="1817" w:author="Cláudio Nóbrega" w:date="2020-07-18T10:53:00Z"/>
                <w:rFonts w:ascii="Consolas" w:hAnsi="Consolas" w:cs="Segoe UI"/>
                <w:color w:val="24292E"/>
                <w:sz w:val="18"/>
                <w:szCs w:val="18"/>
              </w:rPr>
            </w:pPr>
            <w:ins w:id="1818"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circle</w:t>
              </w:r>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center, </w:t>
              </w:r>
              <w:proofErr w:type="spellStart"/>
              <w:r w:rsidRPr="00B55982">
                <w:rPr>
                  <w:rFonts w:ascii="Consolas" w:hAnsi="Consolas" w:cs="Segoe UI"/>
                  <w:color w:val="24292E"/>
                  <w:sz w:val="18"/>
                  <w:szCs w:val="18"/>
                </w:rPr>
                <w:t>radius</w:t>
              </w:r>
              <w:proofErr w:type="spellEnd"/>
              <w:r w:rsidRPr="00B55982">
                <w:rPr>
                  <w:rFonts w:ascii="Consolas" w:hAnsi="Consolas" w:cs="Segoe UI"/>
                  <w:color w:val="24292E"/>
                  <w:sz w:val="18"/>
                  <w:szCs w:val="18"/>
                </w:rPr>
                <w:t>,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3</w:t>
              </w:r>
              <w:r w:rsidRPr="00B55982">
                <w:rPr>
                  <w:rFonts w:ascii="Consolas" w:hAnsi="Consolas" w:cs="Segoe UI"/>
                  <w:color w:val="24292E"/>
                  <w:sz w:val="18"/>
                  <w:szCs w:val="18"/>
                </w:rPr>
                <w:t>)</w:t>
              </w:r>
            </w:ins>
          </w:p>
        </w:tc>
      </w:tr>
      <w:tr w:rsidR="00B55982" w:rsidRPr="00B55982" w14:paraId="10BF9793" w14:textId="77777777" w:rsidTr="00B55982">
        <w:trPr>
          <w:ins w:id="1819" w:author="Cláudio Nóbrega" w:date="2020-07-18T10:53:00Z"/>
        </w:trPr>
        <w:tc>
          <w:tcPr>
            <w:tcW w:w="750" w:type="dxa"/>
            <w:shd w:val="clear" w:color="auto" w:fill="FFFFFF"/>
            <w:noWrap/>
            <w:tcMar>
              <w:top w:w="0" w:type="dxa"/>
              <w:left w:w="150" w:type="dxa"/>
              <w:bottom w:w="0" w:type="dxa"/>
              <w:right w:w="150" w:type="dxa"/>
            </w:tcMar>
            <w:hideMark/>
          </w:tcPr>
          <w:p w14:paraId="7825E55B" w14:textId="77777777" w:rsidR="00B55982" w:rsidRPr="00B55982" w:rsidRDefault="00B55982" w:rsidP="00B55982">
            <w:pPr>
              <w:spacing w:line="300" w:lineRule="atLeast"/>
              <w:jc w:val="left"/>
              <w:rPr>
                <w:ins w:id="182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DCC6B2" w14:textId="77777777" w:rsidR="00B55982" w:rsidRPr="00B55982" w:rsidRDefault="00B55982" w:rsidP="00B55982">
            <w:pPr>
              <w:spacing w:line="300" w:lineRule="atLeast"/>
              <w:jc w:val="left"/>
              <w:rPr>
                <w:ins w:id="1821" w:author="Cláudio Nóbrega" w:date="2020-07-18T10:53:00Z"/>
                <w:rFonts w:ascii="Consolas" w:hAnsi="Consolas" w:cs="Segoe UI"/>
                <w:color w:val="24292E"/>
                <w:sz w:val="18"/>
                <w:szCs w:val="18"/>
              </w:rPr>
            </w:pPr>
            <w:ins w:id="182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area_of_circle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math.pi</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radius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radius</w:t>
              </w:r>
              <w:proofErr w:type="spellEnd"/>
            </w:ins>
          </w:p>
        </w:tc>
      </w:tr>
      <w:tr w:rsidR="00B55982" w:rsidRPr="00B55982" w14:paraId="5B2C0BB4" w14:textId="77777777" w:rsidTr="00B55982">
        <w:trPr>
          <w:ins w:id="1823" w:author="Cláudio Nóbrega" w:date="2020-07-18T10:53:00Z"/>
        </w:trPr>
        <w:tc>
          <w:tcPr>
            <w:tcW w:w="750" w:type="dxa"/>
            <w:shd w:val="clear" w:color="auto" w:fill="FFFFFF"/>
            <w:noWrap/>
            <w:tcMar>
              <w:top w:w="0" w:type="dxa"/>
              <w:left w:w="150" w:type="dxa"/>
              <w:bottom w:w="0" w:type="dxa"/>
              <w:right w:w="150" w:type="dxa"/>
            </w:tcMar>
            <w:hideMark/>
          </w:tcPr>
          <w:p w14:paraId="21268E03" w14:textId="77777777" w:rsidR="00B55982" w:rsidRPr="00B55982" w:rsidRDefault="00B55982" w:rsidP="00B55982">
            <w:pPr>
              <w:spacing w:line="300" w:lineRule="atLeast"/>
              <w:jc w:val="left"/>
              <w:rPr>
                <w:ins w:id="182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22D7FD" w14:textId="77777777" w:rsidR="00B55982" w:rsidRPr="00B55982" w:rsidRDefault="00B55982" w:rsidP="00B55982">
            <w:pPr>
              <w:spacing w:line="300" w:lineRule="atLeast"/>
              <w:jc w:val="left"/>
              <w:rPr>
                <w:ins w:id="1825" w:author="Cláudio Nóbrega" w:date="2020-07-18T10:53:00Z"/>
                <w:rFonts w:ascii="Consolas" w:hAnsi="Consolas" w:cs="Segoe UI"/>
                <w:color w:val="24292E"/>
                <w:sz w:val="18"/>
                <w:szCs w:val="18"/>
              </w:rPr>
            </w:pPr>
          </w:p>
          <w:p w14:paraId="56C4E903" w14:textId="77777777" w:rsidR="00B55982" w:rsidRPr="00B55982" w:rsidRDefault="00B55982" w:rsidP="00B55982">
            <w:pPr>
              <w:spacing w:line="300" w:lineRule="atLeast"/>
              <w:jc w:val="right"/>
              <w:rPr>
                <w:ins w:id="1826" w:author="Cláudio Nóbrega" w:date="2020-07-18T10:53:00Z"/>
                <w:rFonts w:ascii="Times New Roman" w:hAnsi="Times New Roman"/>
                <w:sz w:val="20"/>
                <w:szCs w:val="20"/>
              </w:rPr>
            </w:pPr>
          </w:p>
        </w:tc>
      </w:tr>
      <w:tr w:rsidR="00B55982" w:rsidRPr="00B55982" w14:paraId="70C0AAFF" w14:textId="77777777" w:rsidTr="00B55982">
        <w:trPr>
          <w:ins w:id="1827" w:author="Cláudio Nóbrega" w:date="2020-07-18T10:53:00Z"/>
        </w:trPr>
        <w:tc>
          <w:tcPr>
            <w:tcW w:w="750" w:type="dxa"/>
            <w:shd w:val="clear" w:color="auto" w:fill="FFFFFF"/>
            <w:noWrap/>
            <w:tcMar>
              <w:top w:w="0" w:type="dxa"/>
              <w:left w:w="150" w:type="dxa"/>
              <w:bottom w:w="0" w:type="dxa"/>
              <w:right w:w="150" w:type="dxa"/>
            </w:tcMar>
            <w:hideMark/>
          </w:tcPr>
          <w:p w14:paraId="43C9DCA5" w14:textId="77777777" w:rsidR="00B55982" w:rsidRPr="00B55982" w:rsidRDefault="00B55982" w:rsidP="00B55982">
            <w:pPr>
              <w:spacing w:line="300" w:lineRule="atLeast"/>
              <w:jc w:val="left"/>
              <w:rPr>
                <w:ins w:id="182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32228121" w14:textId="77777777" w:rsidR="00B55982" w:rsidRPr="00B55982" w:rsidRDefault="00B55982" w:rsidP="00B55982">
            <w:pPr>
              <w:spacing w:line="300" w:lineRule="atLeast"/>
              <w:jc w:val="left"/>
              <w:rPr>
                <w:ins w:id="1829" w:author="Cláudio Nóbrega" w:date="2020-07-18T10:53:00Z"/>
                <w:rFonts w:ascii="Consolas" w:hAnsi="Consolas" w:cs="Segoe UI"/>
                <w:color w:val="24292E"/>
                <w:sz w:val="18"/>
                <w:szCs w:val="18"/>
              </w:rPr>
            </w:pPr>
            <w:ins w:id="183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Retângulo delimitador desenhado com área mínima, também considera a rotação</w:t>
              </w:r>
            </w:ins>
          </w:p>
        </w:tc>
      </w:tr>
      <w:tr w:rsidR="00B55982" w:rsidRPr="00B55982" w14:paraId="043A1D7F" w14:textId="77777777" w:rsidTr="00B55982">
        <w:trPr>
          <w:ins w:id="1831" w:author="Cláudio Nóbrega" w:date="2020-07-18T10:53:00Z"/>
        </w:trPr>
        <w:tc>
          <w:tcPr>
            <w:tcW w:w="750" w:type="dxa"/>
            <w:shd w:val="clear" w:color="auto" w:fill="FFFFFF"/>
            <w:noWrap/>
            <w:tcMar>
              <w:top w:w="0" w:type="dxa"/>
              <w:left w:w="150" w:type="dxa"/>
              <w:bottom w:w="0" w:type="dxa"/>
              <w:right w:w="150" w:type="dxa"/>
            </w:tcMar>
            <w:hideMark/>
          </w:tcPr>
          <w:p w14:paraId="2A6CFAF0" w14:textId="77777777" w:rsidR="00B55982" w:rsidRPr="00B55982" w:rsidRDefault="00B55982" w:rsidP="00B55982">
            <w:pPr>
              <w:spacing w:line="300" w:lineRule="atLeast"/>
              <w:jc w:val="left"/>
              <w:rPr>
                <w:ins w:id="183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E39E3B" w14:textId="77777777" w:rsidR="00B55982" w:rsidRPr="00B55982" w:rsidRDefault="00B55982" w:rsidP="00B55982">
            <w:pPr>
              <w:spacing w:line="300" w:lineRule="atLeast"/>
              <w:jc w:val="left"/>
              <w:rPr>
                <w:ins w:id="1833" w:author="Cláudio Nóbrega" w:date="2020-07-18T10:53:00Z"/>
                <w:rFonts w:ascii="Consolas" w:hAnsi="Consolas" w:cs="Segoe UI"/>
                <w:color w:val="24292E"/>
                <w:sz w:val="18"/>
                <w:szCs w:val="18"/>
              </w:rPr>
            </w:pPr>
            <w:ins w:id="183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rect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minAreaRect</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w:t>
              </w:r>
            </w:ins>
          </w:p>
        </w:tc>
      </w:tr>
      <w:tr w:rsidR="00B55982" w:rsidRPr="00B55982" w14:paraId="55EE60CC" w14:textId="77777777" w:rsidTr="00B55982">
        <w:trPr>
          <w:ins w:id="1835" w:author="Cláudio Nóbrega" w:date="2020-07-18T10:53:00Z"/>
        </w:trPr>
        <w:tc>
          <w:tcPr>
            <w:tcW w:w="750" w:type="dxa"/>
            <w:shd w:val="clear" w:color="auto" w:fill="FFFFFF"/>
            <w:noWrap/>
            <w:tcMar>
              <w:top w:w="0" w:type="dxa"/>
              <w:left w:w="150" w:type="dxa"/>
              <w:bottom w:w="0" w:type="dxa"/>
              <w:right w:w="150" w:type="dxa"/>
            </w:tcMar>
            <w:hideMark/>
          </w:tcPr>
          <w:p w14:paraId="448A3F5E" w14:textId="77777777" w:rsidR="00B55982" w:rsidRPr="00B55982" w:rsidRDefault="00B55982" w:rsidP="00B55982">
            <w:pPr>
              <w:spacing w:line="300" w:lineRule="atLeast"/>
              <w:jc w:val="left"/>
              <w:rPr>
                <w:ins w:id="183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ADD5C3" w14:textId="77777777" w:rsidR="00B55982" w:rsidRPr="00B55982" w:rsidRDefault="00B55982" w:rsidP="00B55982">
            <w:pPr>
              <w:spacing w:line="300" w:lineRule="atLeast"/>
              <w:jc w:val="left"/>
              <w:rPr>
                <w:ins w:id="1837" w:author="Cláudio Nóbrega" w:date="2020-07-18T10:53:00Z"/>
                <w:rFonts w:ascii="Consolas" w:hAnsi="Consolas" w:cs="Segoe UI"/>
                <w:color w:val="24292E"/>
                <w:sz w:val="18"/>
                <w:szCs w:val="18"/>
              </w:rPr>
            </w:pPr>
            <w:ins w:id="1838" w:author="Cláudio Nóbrega" w:date="2020-07-18T10:53:00Z">
              <w:r w:rsidRPr="00B55982">
                <w:rPr>
                  <w:rFonts w:ascii="Consolas" w:hAnsi="Consolas" w:cs="Segoe UI"/>
                  <w:color w:val="24292E"/>
                  <w:sz w:val="18"/>
                  <w:szCs w:val="18"/>
                </w:rPr>
                <w:t xml:space="preserve">            box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boxPoints</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rect</w:t>
              </w:r>
              <w:proofErr w:type="spellEnd"/>
              <w:r w:rsidRPr="00B55982">
                <w:rPr>
                  <w:rFonts w:ascii="Consolas" w:hAnsi="Consolas" w:cs="Segoe UI"/>
                  <w:color w:val="24292E"/>
                  <w:sz w:val="18"/>
                  <w:szCs w:val="18"/>
                </w:rPr>
                <w:t>)</w:t>
              </w:r>
            </w:ins>
          </w:p>
        </w:tc>
      </w:tr>
      <w:tr w:rsidR="00B55982" w:rsidRPr="00B55982" w14:paraId="0F807AE8" w14:textId="77777777" w:rsidTr="00B55982">
        <w:trPr>
          <w:ins w:id="1839" w:author="Cláudio Nóbrega" w:date="2020-07-18T10:53:00Z"/>
        </w:trPr>
        <w:tc>
          <w:tcPr>
            <w:tcW w:w="750" w:type="dxa"/>
            <w:shd w:val="clear" w:color="auto" w:fill="FFFFFF"/>
            <w:noWrap/>
            <w:tcMar>
              <w:top w:w="0" w:type="dxa"/>
              <w:left w:w="150" w:type="dxa"/>
              <w:bottom w:w="0" w:type="dxa"/>
              <w:right w:w="150" w:type="dxa"/>
            </w:tcMar>
            <w:hideMark/>
          </w:tcPr>
          <w:p w14:paraId="35044C79" w14:textId="77777777" w:rsidR="00B55982" w:rsidRPr="00B55982" w:rsidRDefault="00B55982" w:rsidP="00B55982">
            <w:pPr>
              <w:spacing w:line="300" w:lineRule="atLeast"/>
              <w:jc w:val="left"/>
              <w:rPr>
                <w:ins w:id="184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F69A0C" w14:textId="77777777" w:rsidR="00B55982" w:rsidRPr="00B55982" w:rsidRDefault="00B55982" w:rsidP="00B55982">
            <w:pPr>
              <w:spacing w:line="300" w:lineRule="atLeast"/>
              <w:jc w:val="left"/>
              <w:rPr>
                <w:ins w:id="1841" w:author="Cláudio Nóbrega" w:date="2020-07-18T10:53:00Z"/>
                <w:rFonts w:ascii="Consolas" w:hAnsi="Consolas" w:cs="Segoe UI"/>
                <w:color w:val="24292E"/>
                <w:sz w:val="18"/>
                <w:szCs w:val="18"/>
              </w:rPr>
            </w:pPr>
            <w:ins w:id="1842" w:author="Cláudio Nóbrega" w:date="2020-07-18T10:53:00Z">
              <w:r w:rsidRPr="00B55982">
                <w:rPr>
                  <w:rFonts w:ascii="Consolas" w:hAnsi="Consolas" w:cs="Segoe UI"/>
                  <w:color w:val="24292E"/>
                  <w:sz w:val="18"/>
                  <w:szCs w:val="18"/>
                </w:rPr>
                <w:t xml:space="preserve">            box </w:t>
              </w:r>
              <w:r w:rsidRPr="00B55982">
                <w:rPr>
                  <w:rFonts w:ascii="Consolas" w:hAnsi="Consolas" w:cs="Segoe UI"/>
                  <w:color w:val="005CC5"/>
                  <w:sz w:val="18"/>
                  <w:szCs w:val="18"/>
                </w:rPr>
                <w:t>=</w:t>
              </w:r>
              <w:r w:rsidRPr="00B55982">
                <w:rPr>
                  <w:rFonts w:ascii="Consolas" w:hAnsi="Consolas" w:cs="Segoe UI"/>
                  <w:color w:val="24292E"/>
                  <w:sz w:val="18"/>
                  <w:szCs w:val="18"/>
                </w:rPr>
                <w:t xml:space="preserve"> np.</w:t>
              </w:r>
              <w:r w:rsidRPr="00B55982">
                <w:rPr>
                  <w:rFonts w:ascii="Consolas" w:hAnsi="Consolas" w:cs="Segoe UI"/>
                  <w:color w:val="6F42C1"/>
                  <w:sz w:val="18"/>
                  <w:szCs w:val="18"/>
                </w:rPr>
                <w:t>int0</w:t>
              </w:r>
              <w:r w:rsidRPr="00B55982">
                <w:rPr>
                  <w:rFonts w:ascii="Consolas" w:hAnsi="Consolas" w:cs="Segoe UI"/>
                  <w:color w:val="24292E"/>
                  <w:sz w:val="18"/>
                  <w:szCs w:val="18"/>
                </w:rPr>
                <w:t>(box)</w:t>
              </w:r>
            </w:ins>
          </w:p>
        </w:tc>
      </w:tr>
      <w:tr w:rsidR="00B55982" w:rsidRPr="00B55982" w14:paraId="68CBC96C" w14:textId="77777777" w:rsidTr="00B55982">
        <w:trPr>
          <w:ins w:id="1843" w:author="Cláudio Nóbrega" w:date="2020-07-18T10:53:00Z"/>
        </w:trPr>
        <w:tc>
          <w:tcPr>
            <w:tcW w:w="750" w:type="dxa"/>
            <w:shd w:val="clear" w:color="auto" w:fill="FFFFFF"/>
            <w:noWrap/>
            <w:tcMar>
              <w:top w:w="0" w:type="dxa"/>
              <w:left w:w="150" w:type="dxa"/>
              <w:bottom w:w="0" w:type="dxa"/>
              <w:right w:w="150" w:type="dxa"/>
            </w:tcMar>
            <w:hideMark/>
          </w:tcPr>
          <w:p w14:paraId="4EF7C0C4" w14:textId="77777777" w:rsidR="00B55982" w:rsidRPr="00B55982" w:rsidRDefault="00B55982" w:rsidP="00B55982">
            <w:pPr>
              <w:spacing w:line="300" w:lineRule="atLeast"/>
              <w:jc w:val="left"/>
              <w:rPr>
                <w:ins w:id="184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AB042C" w14:textId="77777777" w:rsidR="00B55982" w:rsidRPr="00B55982" w:rsidRDefault="00B55982" w:rsidP="00B55982">
            <w:pPr>
              <w:spacing w:line="300" w:lineRule="atLeast"/>
              <w:jc w:val="left"/>
              <w:rPr>
                <w:ins w:id="1845" w:author="Cláudio Nóbrega" w:date="2020-07-18T10:53:00Z"/>
                <w:rFonts w:ascii="Consolas" w:hAnsi="Consolas" w:cs="Segoe UI"/>
                <w:color w:val="24292E"/>
                <w:sz w:val="18"/>
                <w:szCs w:val="18"/>
              </w:rPr>
            </w:pPr>
            <w:ins w:id="1846"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drawContours</w:t>
              </w:r>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[box], </w:t>
              </w:r>
              <w:r w:rsidRPr="00B55982">
                <w:rPr>
                  <w:rFonts w:ascii="Consolas" w:hAnsi="Consolas" w:cs="Segoe UI"/>
                  <w:color w:val="005CC5"/>
                  <w:sz w:val="18"/>
                  <w:szCs w:val="18"/>
                </w:rPr>
                <w:t>0</w:t>
              </w:r>
              <w:r w:rsidRPr="00B55982">
                <w:rPr>
                  <w:rFonts w:ascii="Consolas" w:hAnsi="Consolas" w:cs="Segoe UI"/>
                  <w:color w:val="24292E"/>
                  <w:sz w:val="18"/>
                  <w:szCs w:val="18"/>
                </w:rPr>
                <w:t>,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w:t>
              </w:r>
            </w:ins>
          </w:p>
        </w:tc>
      </w:tr>
      <w:tr w:rsidR="00B55982" w:rsidRPr="00B55982" w14:paraId="5409BBED" w14:textId="77777777" w:rsidTr="00B55982">
        <w:trPr>
          <w:ins w:id="1847" w:author="Cláudio Nóbrega" w:date="2020-07-18T10:53:00Z"/>
        </w:trPr>
        <w:tc>
          <w:tcPr>
            <w:tcW w:w="750" w:type="dxa"/>
            <w:shd w:val="clear" w:color="auto" w:fill="FFFFFF"/>
            <w:noWrap/>
            <w:tcMar>
              <w:top w:w="0" w:type="dxa"/>
              <w:left w:w="150" w:type="dxa"/>
              <w:bottom w:w="0" w:type="dxa"/>
              <w:right w:w="150" w:type="dxa"/>
            </w:tcMar>
            <w:hideMark/>
          </w:tcPr>
          <w:p w14:paraId="6CFB3256" w14:textId="77777777" w:rsidR="00B55982" w:rsidRPr="00B55982" w:rsidRDefault="00B55982" w:rsidP="00B55982">
            <w:pPr>
              <w:spacing w:line="300" w:lineRule="atLeast"/>
              <w:jc w:val="left"/>
              <w:rPr>
                <w:ins w:id="184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C701FA" w14:textId="77777777" w:rsidR="00B55982" w:rsidRPr="00B55982" w:rsidRDefault="00B55982" w:rsidP="00B55982">
            <w:pPr>
              <w:spacing w:line="300" w:lineRule="atLeast"/>
              <w:jc w:val="left"/>
              <w:rPr>
                <w:ins w:id="1849" w:author="Cláudio Nóbrega" w:date="2020-07-18T10:53:00Z"/>
                <w:rFonts w:ascii="Consolas" w:hAnsi="Consolas" w:cs="Segoe UI"/>
                <w:color w:val="24292E"/>
                <w:sz w:val="18"/>
                <w:szCs w:val="18"/>
              </w:rPr>
            </w:pPr>
          </w:p>
          <w:p w14:paraId="1CA3D406" w14:textId="77777777" w:rsidR="00B55982" w:rsidRPr="00B55982" w:rsidRDefault="00B55982" w:rsidP="00B55982">
            <w:pPr>
              <w:spacing w:line="300" w:lineRule="atLeast"/>
              <w:jc w:val="right"/>
              <w:rPr>
                <w:ins w:id="1850" w:author="Cláudio Nóbrega" w:date="2020-07-18T10:53:00Z"/>
                <w:rFonts w:ascii="Times New Roman" w:hAnsi="Times New Roman"/>
                <w:sz w:val="20"/>
                <w:szCs w:val="20"/>
              </w:rPr>
            </w:pPr>
          </w:p>
        </w:tc>
      </w:tr>
      <w:tr w:rsidR="00B55982" w:rsidRPr="00B55982" w14:paraId="036F21CE" w14:textId="77777777" w:rsidTr="00B55982">
        <w:trPr>
          <w:ins w:id="1851" w:author="Cláudio Nóbrega" w:date="2020-07-18T10:53:00Z"/>
        </w:trPr>
        <w:tc>
          <w:tcPr>
            <w:tcW w:w="750" w:type="dxa"/>
            <w:shd w:val="clear" w:color="auto" w:fill="FFFFFF"/>
            <w:noWrap/>
            <w:tcMar>
              <w:top w:w="0" w:type="dxa"/>
              <w:left w:w="150" w:type="dxa"/>
              <w:bottom w:w="0" w:type="dxa"/>
              <w:right w:w="150" w:type="dxa"/>
            </w:tcMar>
            <w:hideMark/>
          </w:tcPr>
          <w:p w14:paraId="147B5375" w14:textId="77777777" w:rsidR="00B55982" w:rsidRPr="00B55982" w:rsidRDefault="00B55982" w:rsidP="00B55982">
            <w:pPr>
              <w:spacing w:line="300" w:lineRule="atLeast"/>
              <w:jc w:val="left"/>
              <w:rPr>
                <w:ins w:id="1852"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5A3D799B" w14:textId="77777777" w:rsidR="00B55982" w:rsidRPr="00B55982" w:rsidRDefault="00B55982" w:rsidP="00B55982">
            <w:pPr>
              <w:spacing w:line="300" w:lineRule="atLeast"/>
              <w:jc w:val="left"/>
              <w:rPr>
                <w:ins w:id="1853" w:author="Cláudio Nóbrega" w:date="2020-07-18T10:53:00Z"/>
                <w:rFonts w:ascii="Consolas" w:hAnsi="Consolas" w:cs="Segoe UI"/>
                <w:color w:val="24292E"/>
                <w:sz w:val="18"/>
                <w:szCs w:val="18"/>
              </w:rPr>
            </w:pPr>
            <w:ins w:id="1854"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aproximar a forma</w:t>
              </w:r>
            </w:ins>
          </w:p>
        </w:tc>
      </w:tr>
      <w:tr w:rsidR="00B55982" w:rsidRPr="00B55982" w14:paraId="35E32C0E" w14:textId="77777777" w:rsidTr="00B55982">
        <w:trPr>
          <w:ins w:id="1855" w:author="Cláudio Nóbrega" w:date="2020-07-18T10:53:00Z"/>
        </w:trPr>
        <w:tc>
          <w:tcPr>
            <w:tcW w:w="750" w:type="dxa"/>
            <w:shd w:val="clear" w:color="auto" w:fill="FFFFFF"/>
            <w:noWrap/>
            <w:tcMar>
              <w:top w:w="0" w:type="dxa"/>
              <w:left w:w="150" w:type="dxa"/>
              <w:bottom w:w="0" w:type="dxa"/>
              <w:right w:w="150" w:type="dxa"/>
            </w:tcMar>
            <w:hideMark/>
          </w:tcPr>
          <w:p w14:paraId="59707DED" w14:textId="77777777" w:rsidR="00B55982" w:rsidRPr="00B55982" w:rsidRDefault="00B55982" w:rsidP="00B55982">
            <w:pPr>
              <w:spacing w:line="300" w:lineRule="atLeast"/>
              <w:jc w:val="left"/>
              <w:rPr>
                <w:ins w:id="185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9BDFBD" w14:textId="77777777" w:rsidR="00B55982" w:rsidRPr="00B55982" w:rsidRDefault="00B55982" w:rsidP="00B55982">
            <w:pPr>
              <w:spacing w:line="300" w:lineRule="atLeast"/>
              <w:jc w:val="left"/>
              <w:rPr>
                <w:ins w:id="1857" w:author="Cláudio Nóbrega" w:date="2020-07-18T10:53:00Z"/>
                <w:rFonts w:ascii="Consolas" w:hAnsi="Consolas" w:cs="Segoe UI"/>
                <w:color w:val="24292E"/>
                <w:sz w:val="18"/>
                <w:szCs w:val="18"/>
              </w:rPr>
            </w:pPr>
            <w:ins w:id="185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approxPolyDP</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0.01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arcLength</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True</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True</w:t>
              </w:r>
              <w:proofErr w:type="spellEnd"/>
              <w:r w:rsidRPr="00B55982">
                <w:rPr>
                  <w:rFonts w:ascii="Consolas" w:hAnsi="Consolas" w:cs="Segoe UI"/>
                  <w:color w:val="24292E"/>
                  <w:sz w:val="18"/>
                  <w:szCs w:val="18"/>
                </w:rPr>
                <w:t>)</w:t>
              </w:r>
            </w:ins>
          </w:p>
        </w:tc>
      </w:tr>
      <w:tr w:rsidR="00B55982" w:rsidRPr="00B55982" w14:paraId="0603E361" w14:textId="77777777" w:rsidTr="00B55982">
        <w:trPr>
          <w:ins w:id="1859" w:author="Cláudio Nóbrega" w:date="2020-07-18T10:53:00Z"/>
        </w:trPr>
        <w:tc>
          <w:tcPr>
            <w:tcW w:w="750" w:type="dxa"/>
            <w:shd w:val="clear" w:color="auto" w:fill="FFFFFF"/>
            <w:noWrap/>
            <w:tcMar>
              <w:top w:w="0" w:type="dxa"/>
              <w:left w:w="150" w:type="dxa"/>
              <w:bottom w:w="0" w:type="dxa"/>
              <w:right w:w="150" w:type="dxa"/>
            </w:tcMar>
            <w:hideMark/>
          </w:tcPr>
          <w:p w14:paraId="671DD91E" w14:textId="77777777" w:rsidR="00B55982" w:rsidRPr="00B55982" w:rsidRDefault="00B55982" w:rsidP="00B55982">
            <w:pPr>
              <w:spacing w:line="300" w:lineRule="atLeast"/>
              <w:jc w:val="left"/>
              <w:rPr>
                <w:ins w:id="186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1F5166" w14:textId="77777777" w:rsidR="00B55982" w:rsidRPr="00B55982" w:rsidRDefault="00B55982" w:rsidP="00B55982">
            <w:pPr>
              <w:spacing w:line="300" w:lineRule="atLeast"/>
              <w:jc w:val="left"/>
              <w:rPr>
                <w:ins w:id="1861" w:author="Cláudio Nóbrega" w:date="2020-07-18T10:53:00Z"/>
                <w:rFonts w:ascii="Consolas" w:hAnsi="Consolas" w:cs="Segoe UI"/>
                <w:color w:val="24292E"/>
                <w:sz w:val="18"/>
                <w:szCs w:val="18"/>
              </w:rPr>
            </w:pPr>
          </w:p>
          <w:p w14:paraId="6F82BFC5" w14:textId="77777777" w:rsidR="00B55982" w:rsidRPr="00B55982" w:rsidRDefault="00B55982" w:rsidP="00B55982">
            <w:pPr>
              <w:spacing w:line="300" w:lineRule="atLeast"/>
              <w:jc w:val="right"/>
              <w:rPr>
                <w:ins w:id="1862" w:author="Cláudio Nóbrega" w:date="2020-07-18T10:53:00Z"/>
                <w:rFonts w:ascii="Times New Roman" w:hAnsi="Times New Roman"/>
                <w:sz w:val="20"/>
                <w:szCs w:val="20"/>
              </w:rPr>
            </w:pPr>
          </w:p>
        </w:tc>
      </w:tr>
      <w:tr w:rsidR="00B55982" w:rsidRPr="00B55982" w14:paraId="19498ABE" w14:textId="77777777" w:rsidTr="00B55982">
        <w:trPr>
          <w:ins w:id="1863" w:author="Cláudio Nóbrega" w:date="2020-07-18T10:53:00Z"/>
        </w:trPr>
        <w:tc>
          <w:tcPr>
            <w:tcW w:w="750" w:type="dxa"/>
            <w:shd w:val="clear" w:color="auto" w:fill="FFFFFF"/>
            <w:noWrap/>
            <w:tcMar>
              <w:top w:w="0" w:type="dxa"/>
              <w:left w:w="150" w:type="dxa"/>
              <w:bottom w:w="0" w:type="dxa"/>
              <w:right w:w="150" w:type="dxa"/>
            </w:tcMar>
            <w:hideMark/>
          </w:tcPr>
          <w:p w14:paraId="5E36A8A0" w14:textId="77777777" w:rsidR="00B55982" w:rsidRPr="00B55982" w:rsidRDefault="00B55982" w:rsidP="00B55982">
            <w:pPr>
              <w:spacing w:line="300" w:lineRule="atLeast"/>
              <w:jc w:val="left"/>
              <w:rPr>
                <w:ins w:id="1864"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71EFD84A" w14:textId="77777777" w:rsidR="00B55982" w:rsidRPr="00B55982" w:rsidRDefault="00B55982" w:rsidP="00B55982">
            <w:pPr>
              <w:spacing w:line="300" w:lineRule="atLeast"/>
              <w:jc w:val="left"/>
              <w:rPr>
                <w:ins w:id="1865" w:author="Cláudio Nóbrega" w:date="2020-07-18T10:53:00Z"/>
                <w:rFonts w:ascii="Consolas" w:hAnsi="Consolas" w:cs="Segoe UI"/>
                <w:color w:val="24292E"/>
                <w:sz w:val="18"/>
                <w:szCs w:val="18"/>
              </w:rPr>
            </w:pPr>
            <w:ins w:id="186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Encontrar defeitos convexos</w:t>
              </w:r>
            </w:ins>
          </w:p>
        </w:tc>
      </w:tr>
      <w:tr w:rsidR="00B55982" w:rsidRPr="00B55982" w14:paraId="72847528" w14:textId="77777777" w:rsidTr="00B55982">
        <w:trPr>
          <w:ins w:id="1867" w:author="Cláudio Nóbrega" w:date="2020-07-18T10:53:00Z"/>
        </w:trPr>
        <w:tc>
          <w:tcPr>
            <w:tcW w:w="750" w:type="dxa"/>
            <w:shd w:val="clear" w:color="auto" w:fill="FFFFFF"/>
            <w:noWrap/>
            <w:tcMar>
              <w:top w:w="0" w:type="dxa"/>
              <w:left w:w="150" w:type="dxa"/>
              <w:bottom w:w="0" w:type="dxa"/>
              <w:right w:w="150" w:type="dxa"/>
            </w:tcMar>
            <w:hideMark/>
          </w:tcPr>
          <w:p w14:paraId="355C583E" w14:textId="77777777" w:rsidR="00B55982" w:rsidRPr="00B55982" w:rsidRDefault="00B55982" w:rsidP="00B55982">
            <w:pPr>
              <w:spacing w:line="300" w:lineRule="atLeast"/>
              <w:jc w:val="left"/>
              <w:rPr>
                <w:ins w:id="186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B2055C" w14:textId="77777777" w:rsidR="00B55982" w:rsidRPr="00B55982" w:rsidRDefault="00B55982" w:rsidP="00B55982">
            <w:pPr>
              <w:spacing w:line="300" w:lineRule="atLeast"/>
              <w:jc w:val="left"/>
              <w:rPr>
                <w:ins w:id="1869" w:author="Cláudio Nóbrega" w:date="2020-07-18T10:53:00Z"/>
                <w:rFonts w:ascii="Consolas" w:hAnsi="Consolas" w:cs="Segoe UI"/>
                <w:color w:val="24292E"/>
                <w:sz w:val="18"/>
                <w:szCs w:val="18"/>
              </w:rPr>
            </w:pPr>
            <w:ins w:id="187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hull</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convexHull</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returnPoints</w:t>
              </w:r>
              <w:proofErr w:type="spellEnd"/>
              <w:r w:rsidRPr="00B55982">
                <w:rPr>
                  <w:rFonts w:ascii="Consolas" w:hAnsi="Consolas" w:cs="Segoe UI"/>
                  <w:color w:val="005CC5"/>
                  <w:sz w:val="18"/>
                  <w:szCs w:val="18"/>
                </w:rPr>
                <w:t>=False</w:t>
              </w:r>
              <w:r w:rsidRPr="00B55982">
                <w:rPr>
                  <w:rFonts w:ascii="Consolas" w:hAnsi="Consolas" w:cs="Segoe UI"/>
                  <w:color w:val="24292E"/>
                  <w:sz w:val="18"/>
                  <w:szCs w:val="18"/>
                </w:rPr>
                <w:t>)</w:t>
              </w:r>
            </w:ins>
          </w:p>
        </w:tc>
      </w:tr>
      <w:tr w:rsidR="00B55982" w:rsidRPr="00B55982" w14:paraId="2C6A5B16" w14:textId="77777777" w:rsidTr="00B55982">
        <w:trPr>
          <w:ins w:id="1871" w:author="Cláudio Nóbrega" w:date="2020-07-18T10:53:00Z"/>
        </w:trPr>
        <w:tc>
          <w:tcPr>
            <w:tcW w:w="750" w:type="dxa"/>
            <w:shd w:val="clear" w:color="auto" w:fill="FFFFFF"/>
            <w:noWrap/>
            <w:tcMar>
              <w:top w:w="0" w:type="dxa"/>
              <w:left w:w="150" w:type="dxa"/>
              <w:bottom w:w="0" w:type="dxa"/>
              <w:right w:w="150" w:type="dxa"/>
            </w:tcMar>
            <w:hideMark/>
          </w:tcPr>
          <w:p w14:paraId="5E8F7E75" w14:textId="77777777" w:rsidR="00B55982" w:rsidRPr="00B55982" w:rsidRDefault="00B55982" w:rsidP="00B55982">
            <w:pPr>
              <w:spacing w:line="300" w:lineRule="atLeast"/>
              <w:jc w:val="left"/>
              <w:rPr>
                <w:ins w:id="187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F34351" w14:textId="77777777" w:rsidR="00B55982" w:rsidRPr="00B55982" w:rsidRDefault="00B55982" w:rsidP="00B55982">
            <w:pPr>
              <w:spacing w:line="300" w:lineRule="atLeast"/>
              <w:jc w:val="left"/>
              <w:rPr>
                <w:ins w:id="1873" w:author="Cláudio Nóbrega" w:date="2020-07-18T10:53:00Z"/>
                <w:rFonts w:ascii="Consolas" w:hAnsi="Consolas" w:cs="Segoe UI"/>
                <w:color w:val="24292E"/>
                <w:sz w:val="18"/>
                <w:szCs w:val="18"/>
              </w:rPr>
            </w:pPr>
            <w:ins w:id="187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defects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convexityDefects</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hull</w:t>
              </w:r>
              <w:proofErr w:type="spellEnd"/>
              <w:r w:rsidRPr="00B55982">
                <w:rPr>
                  <w:rFonts w:ascii="Consolas" w:hAnsi="Consolas" w:cs="Segoe UI"/>
                  <w:color w:val="24292E"/>
                  <w:sz w:val="18"/>
                  <w:szCs w:val="18"/>
                </w:rPr>
                <w:t>)</w:t>
              </w:r>
            </w:ins>
          </w:p>
        </w:tc>
      </w:tr>
      <w:tr w:rsidR="00B55982" w:rsidRPr="00B55982" w14:paraId="10B704CC" w14:textId="77777777" w:rsidTr="00B55982">
        <w:trPr>
          <w:ins w:id="1875" w:author="Cláudio Nóbrega" w:date="2020-07-18T10:53:00Z"/>
        </w:trPr>
        <w:tc>
          <w:tcPr>
            <w:tcW w:w="750" w:type="dxa"/>
            <w:shd w:val="clear" w:color="auto" w:fill="FFFFFF"/>
            <w:noWrap/>
            <w:tcMar>
              <w:top w:w="0" w:type="dxa"/>
              <w:left w:w="150" w:type="dxa"/>
              <w:bottom w:w="0" w:type="dxa"/>
              <w:right w:w="150" w:type="dxa"/>
            </w:tcMar>
            <w:hideMark/>
          </w:tcPr>
          <w:p w14:paraId="07351A9C" w14:textId="77777777" w:rsidR="00B55982" w:rsidRPr="00B55982" w:rsidRDefault="00B55982" w:rsidP="00B55982">
            <w:pPr>
              <w:spacing w:line="300" w:lineRule="atLeast"/>
              <w:jc w:val="left"/>
              <w:rPr>
                <w:ins w:id="187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A8E51" w14:textId="77777777" w:rsidR="00B55982" w:rsidRPr="00B55982" w:rsidRDefault="00B55982" w:rsidP="00B55982">
            <w:pPr>
              <w:spacing w:line="300" w:lineRule="atLeast"/>
              <w:jc w:val="left"/>
              <w:rPr>
                <w:ins w:id="1877" w:author="Cláudio Nóbrega" w:date="2020-07-18T10:53:00Z"/>
                <w:rFonts w:ascii="Consolas" w:hAnsi="Consolas" w:cs="Segoe UI"/>
                <w:color w:val="24292E"/>
                <w:sz w:val="18"/>
                <w:szCs w:val="18"/>
              </w:rPr>
            </w:pPr>
          </w:p>
          <w:p w14:paraId="16428362" w14:textId="77777777" w:rsidR="00B55982" w:rsidRPr="00B55982" w:rsidRDefault="00B55982" w:rsidP="00B55982">
            <w:pPr>
              <w:spacing w:line="300" w:lineRule="atLeast"/>
              <w:jc w:val="right"/>
              <w:rPr>
                <w:ins w:id="1878" w:author="Cláudio Nóbrega" w:date="2020-07-18T10:53:00Z"/>
                <w:rFonts w:ascii="Times New Roman" w:hAnsi="Times New Roman"/>
                <w:sz w:val="20"/>
                <w:szCs w:val="20"/>
              </w:rPr>
            </w:pPr>
          </w:p>
        </w:tc>
      </w:tr>
      <w:tr w:rsidR="00B55982" w:rsidRPr="00B55982" w14:paraId="033C8AFE" w14:textId="77777777" w:rsidTr="00B55982">
        <w:trPr>
          <w:ins w:id="1879" w:author="Cláudio Nóbrega" w:date="2020-07-18T10:53:00Z"/>
        </w:trPr>
        <w:tc>
          <w:tcPr>
            <w:tcW w:w="750" w:type="dxa"/>
            <w:shd w:val="clear" w:color="auto" w:fill="FFFFFF"/>
            <w:noWrap/>
            <w:tcMar>
              <w:top w:w="0" w:type="dxa"/>
              <w:left w:w="150" w:type="dxa"/>
              <w:bottom w:w="0" w:type="dxa"/>
              <w:right w:w="150" w:type="dxa"/>
            </w:tcMar>
            <w:hideMark/>
          </w:tcPr>
          <w:p w14:paraId="583FB071" w14:textId="77777777" w:rsidR="00B55982" w:rsidRPr="00B55982" w:rsidRDefault="00B55982" w:rsidP="00B55982">
            <w:pPr>
              <w:spacing w:line="300" w:lineRule="atLeast"/>
              <w:jc w:val="left"/>
              <w:rPr>
                <w:ins w:id="1880"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1E60D0F2" w14:textId="77777777" w:rsidR="00B55982" w:rsidRPr="00B55982" w:rsidRDefault="00B55982" w:rsidP="00B55982">
            <w:pPr>
              <w:spacing w:line="300" w:lineRule="atLeast"/>
              <w:jc w:val="left"/>
              <w:rPr>
                <w:ins w:id="1881" w:author="Cláudio Nóbrega" w:date="2020-07-18T10:53:00Z"/>
                <w:rFonts w:ascii="Consolas" w:hAnsi="Consolas" w:cs="Segoe UI"/>
                <w:color w:val="24292E"/>
                <w:sz w:val="18"/>
                <w:szCs w:val="18"/>
              </w:rPr>
            </w:pPr>
            <w:ins w:id="188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fingers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ins>
          </w:p>
        </w:tc>
      </w:tr>
      <w:tr w:rsidR="00B55982" w:rsidRPr="00B55982" w14:paraId="5F52ED58" w14:textId="77777777" w:rsidTr="00B55982">
        <w:trPr>
          <w:ins w:id="1883" w:author="Cláudio Nóbrega" w:date="2020-07-18T10:53:00Z"/>
        </w:trPr>
        <w:tc>
          <w:tcPr>
            <w:tcW w:w="750" w:type="dxa"/>
            <w:shd w:val="clear" w:color="auto" w:fill="FFFFFF"/>
            <w:noWrap/>
            <w:tcMar>
              <w:top w:w="0" w:type="dxa"/>
              <w:left w:w="150" w:type="dxa"/>
              <w:bottom w:w="0" w:type="dxa"/>
              <w:right w:w="150" w:type="dxa"/>
            </w:tcMar>
            <w:hideMark/>
          </w:tcPr>
          <w:p w14:paraId="44ACD2CB" w14:textId="77777777" w:rsidR="00B55982" w:rsidRPr="00B55982" w:rsidRDefault="00B55982" w:rsidP="00B55982">
            <w:pPr>
              <w:spacing w:line="300" w:lineRule="atLeast"/>
              <w:jc w:val="left"/>
              <w:rPr>
                <w:ins w:id="188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1F8925" w14:textId="77777777" w:rsidR="00B55982" w:rsidRPr="00B55982" w:rsidRDefault="00B55982" w:rsidP="00B55982">
            <w:pPr>
              <w:spacing w:line="300" w:lineRule="atLeast"/>
              <w:jc w:val="left"/>
              <w:rPr>
                <w:ins w:id="1885" w:author="Cláudio Nóbrega" w:date="2020-07-18T10:53:00Z"/>
                <w:rFonts w:ascii="Consolas" w:hAnsi="Consolas" w:cs="Segoe UI"/>
                <w:color w:val="24292E"/>
                <w:sz w:val="18"/>
                <w:szCs w:val="18"/>
              </w:rPr>
            </w:pPr>
          </w:p>
          <w:p w14:paraId="15DD214B" w14:textId="77777777" w:rsidR="00B55982" w:rsidRPr="00B55982" w:rsidRDefault="00B55982" w:rsidP="00B55982">
            <w:pPr>
              <w:spacing w:line="300" w:lineRule="atLeast"/>
              <w:jc w:val="right"/>
              <w:rPr>
                <w:ins w:id="1886" w:author="Cláudio Nóbrega" w:date="2020-07-18T10:53:00Z"/>
                <w:rFonts w:ascii="Times New Roman" w:hAnsi="Times New Roman"/>
                <w:sz w:val="20"/>
                <w:szCs w:val="20"/>
              </w:rPr>
            </w:pPr>
          </w:p>
        </w:tc>
      </w:tr>
      <w:tr w:rsidR="00B55982" w:rsidRPr="00B55982" w14:paraId="0781D734" w14:textId="77777777" w:rsidTr="00B55982">
        <w:trPr>
          <w:ins w:id="1887" w:author="Cláudio Nóbrega" w:date="2020-07-18T10:53:00Z"/>
        </w:trPr>
        <w:tc>
          <w:tcPr>
            <w:tcW w:w="750" w:type="dxa"/>
            <w:shd w:val="clear" w:color="auto" w:fill="FFFFFF"/>
            <w:noWrap/>
            <w:tcMar>
              <w:top w:w="0" w:type="dxa"/>
              <w:left w:w="150" w:type="dxa"/>
              <w:bottom w:w="0" w:type="dxa"/>
              <w:right w:w="150" w:type="dxa"/>
            </w:tcMar>
            <w:hideMark/>
          </w:tcPr>
          <w:p w14:paraId="0B684487" w14:textId="77777777" w:rsidR="00B55982" w:rsidRPr="00B55982" w:rsidRDefault="00B55982" w:rsidP="00B55982">
            <w:pPr>
              <w:spacing w:line="300" w:lineRule="atLeast"/>
              <w:jc w:val="left"/>
              <w:rPr>
                <w:ins w:id="188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3A19B6AD" w14:textId="77777777" w:rsidR="00B55982" w:rsidRPr="00B55982" w:rsidRDefault="00B55982" w:rsidP="00B55982">
            <w:pPr>
              <w:spacing w:line="300" w:lineRule="atLeast"/>
              <w:jc w:val="left"/>
              <w:rPr>
                <w:ins w:id="1889" w:author="Cláudio Nóbrega" w:date="2020-07-18T10:53:00Z"/>
                <w:rFonts w:ascii="Consolas" w:hAnsi="Consolas" w:cs="Segoe UI"/>
                <w:color w:val="24292E"/>
                <w:sz w:val="18"/>
                <w:szCs w:val="18"/>
              </w:rPr>
            </w:pPr>
            <w:ins w:id="189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Obter pontos de defeito e desenhar na imagem original</w:t>
              </w:r>
            </w:ins>
          </w:p>
        </w:tc>
      </w:tr>
      <w:tr w:rsidR="00B55982" w:rsidRPr="00B55982" w14:paraId="61C7CE8A" w14:textId="77777777" w:rsidTr="00B55982">
        <w:trPr>
          <w:ins w:id="1891" w:author="Cláudio Nóbrega" w:date="2020-07-18T10:53:00Z"/>
        </w:trPr>
        <w:tc>
          <w:tcPr>
            <w:tcW w:w="750" w:type="dxa"/>
            <w:shd w:val="clear" w:color="auto" w:fill="FFFFFF"/>
            <w:noWrap/>
            <w:tcMar>
              <w:top w:w="0" w:type="dxa"/>
              <w:left w:w="150" w:type="dxa"/>
              <w:bottom w:w="0" w:type="dxa"/>
              <w:right w:w="150" w:type="dxa"/>
            </w:tcMar>
            <w:hideMark/>
          </w:tcPr>
          <w:p w14:paraId="1B299CE4" w14:textId="77777777" w:rsidR="00B55982" w:rsidRPr="00B55982" w:rsidRDefault="00B55982" w:rsidP="00B55982">
            <w:pPr>
              <w:spacing w:line="300" w:lineRule="atLeast"/>
              <w:jc w:val="left"/>
              <w:rPr>
                <w:ins w:id="189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7496BE" w14:textId="77777777" w:rsidR="00B55982" w:rsidRPr="00B55982" w:rsidRDefault="00B55982" w:rsidP="00B55982">
            <w:pPr>
              <w:spacing w:line="300" w:lineRule="atLeast"/>
              <w:jc w:val="left"/>
              <w:rPr>
                <w:ins w:id="1893" w:author="Cláudio Nóbrega" w:date="2020-07-18T10:53:00Z"/>
                <w:rFonts w:ascii="Consolas" w:hAnsi="Consolas" w:cs="Segoe UI"/>
                <w:color w:val="24292E"/>
                <w:sz w:val="18"/>
                <w:szCs w:val="18"/>
              </w:rPr>
            </w:pPr>
            <w:ins w:id="189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defects</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is</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not</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005CC5"/>
                  <w:sz w:val="18"/>
                  <w:szCs w:val="18"/>
                </w:rPr>
                <w:t>None</w:t>
              </w:r>
              <w:proofErr w:type="spellEnd"/>
              <w:r w:rsidRPr="00B55982">
                <w:rPr>
                  <w:rFonts w:ascii="Consolas" w:hAnsi="Consolas" w:cs="Segoe UI"/>
                  <w:color w:val="24292E"/>
                  <w:sz w:val="18"/>
                  <w:szCs w:val="18"/>
                </w:rPr>
                <w:t>:</w:t>
              </w:r>
            </w:ins>
          </w:p>
        </w:tc>
      </w:tr>
      <w:tr w:rsidR="00B55982" w:rsidRPr="00B55982" w14:paraId="762A41A1" w14:textId="77777777" w:rsidTr="00B55982">
        <w:trPr>
          <w:ins w:id="1895" w:author="Cláudio Nóbrega" w:date="2020-07-18T10:53:00Z"/>
        </w:trPr>
        <w:tc>
          <w:tcPr>
            <w:tcW w:w="750" w:type="dxa"/>
            <w:shd w:val="clear" w:color="auto" w:fill="FFFFFF"/>
            <w:noWrap/>
            <w:tcMar>
              <w:top w:w="0" w:type="dxa"/>
              <w:left w:w="150" w:type="dxa"/>
              <w:bottom w:w="0" w:type="dxa"/>
              <w:right w:w="150" w:type="dxa"/>
            </w:tcMar>
            <w:hideMark/>
          </w:tcPr>
          <w:p w14:paraId="494B63F7" w14:textId="77777777" w:rsidR="00B55982" w:rsidRPr="00B55982" w:rsidRDefault="00B55982" w:rsidP="00B55982">
            <w:pPr>
              <w:spacing w:line="300" w:lineRule="atLeast"/>
              <w:jc w:val="left"/>
              <w:rPr>
                <w:ins w:id="189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46E0C8" w14:textId="77777777" w:rsidR="00B55982" w:rsidRPr="00B55982" w:rsidRDefault="00B55982" w:rsidP="00B55982">
            <w:pPr>
              <w:spacing w:line="300" w:lineRule="atLeast"/>
              <w:jc w:val="left"/>
              <w:rPr>
                <w:ins w:id="1897" w:author="Cláudio Nóbrega" w:date="2020-07-18T10:53:00Z"/>
                <w:rFonts w:ascii="Consolas" w:hAnsi="Consolas" w:cs="Segoe UI"/>
                <w:color w:val="24292E"/>
                <w:sz w:val="18"/>
                <w:szCs w:val="18"/>
              </w:rPr>
            </w:pPr>
            <w:ins w:id="1898"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 </w:t>
              </w:r>
              <w:proofErr w:type="gramStart"/>
              <w:r w:rsidRPr="00B55982">
                <w:rPr>
                  <w:rFonts w:ascii="Consolas" w:hAnsi="Consolas" w:cs="Segoe UI"/>
                  <w:color w:val="6A737D"/>
                  <w:sz w:val="18"/>
                  <w:szCs w:val="18"/>
                </w:rPr>
                <w:t>print(</w:t>
              </w:r>
              <w:proofErr w:type="gramEnd"/>
              <w:r w:rsidRPr="00B55982">
                <w:rPr>
                  <w:rFonts w:ascii="Consolas" w:hAnsi="Consolas" w:cs="Segoe UI"/>
                  <w:color w:val="6A737D"/>
                  <w:sz w:val="18"/>
                  <w:szCs w:val="18"/>
                </w:rPr>
                <w:t>'</w:t>
              </w:r>
              <w:proofErr w:type="spellStart"/>
              <w:r w:rsidRPr="00B55982">
                <w:rPr>
                  <w:rFonts w:ascii="Consolas" w:hAnsi="Consolas" w:cs="Segoe UI"/>
                  <w:color w:val="6A737D"/>
                  <w:sz w:val="18"/>
                  <w:szCs w:val="18"/>
                </w:rPr>
                <w:t>defects</w:t>
              </w:r>
              <w:proofErr w:type="spellEnd"/>
              <w:r w:rsidRPr="00B55982">
                <w:rPr>
                  <w:rFonts w:ascii="Consolas" w:hAnsi="Consolas" w:cs="Segoe UI"/>
                  <w:color w:val="6A737D"/>
                  <w:sz w:val="18"/>
                  <w:szCs w:val="18"/>
                </w:rPr>
                <w:t xml:space="preserve"> shape = ', </w:t>
              </w:r>
              <w:proofErr w:type="spellStart"/>
              <w:r w:rsidRPr="00B55982">
                <w:rPr>
                  <w:rFonts w:ascii="Consolas" w:hAnsi="Consolas" w:cs="Segoe UI"/>
                  <w:color w:val="6A737D"/>
                  <w:sz w:val="18"/>
                  <w:szCs w:val="18"/>
                </w:rPr>
                <w:t>defects.shape</w:t>
              </w:r>
              <w:proofErr w:type="spellEnd"/>
              <w:r w:rsidRPr="00B55982">
                <w:rPr>
                  <w:rFonts w:ascii="Consolas" w:hAnsi="Consolas" w:cs="Segoe UI"/>
                  <w:color w:val="6A737D"/>
                  <w:sz w:val="18"/>
                  <w:szCs w:val="18"/>
                </w:rPr>
                <w:t>[0])</w:t>
              </w:r>
            </w:ins>
          </w:p>
        </w:tc>
      </w:tr>
      <w:tr w:rsidR="00B55982" w:rsidRPr="00B55982" w14:paraId="37A102CD" w14:textId="77777777" w:rsidTr="00B55982">
        <w:trPr>
          <w:ins w:id="1899" w:author="Cláudio Nóbrega" w:date="2020-07-18T10:53:00Z"/>
        </w:trPr>
        <w:tc>
          <w:tcPr>
            <w:tcW w:w="750" w:type="dxa"/>
            <w:shd w:val="clear" w:color="auto" w:fill="FFFFFF"/>
            <w:noWrap/>
            <w:tcMar>
              <w:top w:w="0" w:type="dxa"/>
              <w:left w:w="150" w:type="dxa"/>
              <w:bottom w:w="0" w:type="dxa"/>
              <w:right w:w="150" w:type="dxa"/>
            </w:tcMar>
            <w:hideMark/>
          </w:tcPr>
          <w:p w14:paraId="4E24A9C2" w14:textId="77777777" w:rsidR="00B55982" w:rsidRPr="00B55982" w:rsidRDefault="00B55982" w:rsidP="00B55982">
            <w:pPr>
              <w:spacing w:line="300" w:lineRule="atLeast"/>
              <w:jc w:val="left"/>
              <w:rPr>
                <w:ins w:id="190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916372" w14:textId="77777777" w:rsidR="00B55982" w:rsidRPr="00B55982" w:rsidRDefault="00B55982" w:rsidP="00B55982">
            <w:pPr>
              <w:spacing w:line="300" w:lineRule="atLeast"/>
              <w:jc w:val="left"/>
              <w:rPr>
                <w:ins w:id="1901" w:author="Cláudio Nóbrega" w:date="2020-07-18T10:53:00Z"/>
                <w:rFonts w:ascii="Consolas" w:hAnsi="Consolas" w:cs="Segoe UI"/>
                <w:color w:val="24292E"/>
                <w:sz w:val="18"/>
                <w:szCs w:val="18"/>
              </w:rPr>
            </w:pPr>
            <w:ins w:id="190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D73A49"/>
                  <w:sz w:val="18"/>
                  <w:szCs w:val="18"/>
                </w:rPr>
                <w:t>for</w:t>
              </w:r>
              <w:r w:rsidRPr="00B55982">
                <w:rPr>
                  <w:rFonts w:ascii="Consolas" w:hAnsi="Consolas" w:cs="Segoe UI"/>
                  <w:color w:val="24292E"/>
                  <w:sz w:val="18"/>
                  <w:szCs w:val="18"/>
                </w:rPr>
                <w:t xml:space="preserve"> i </w:t>
              </w:r>
              <w:r w:rsidRPr="00B55982">
                <w:rPr>
                  <w:rFonts w:ascii="Consolas" w:hAnsi="Consolas" w:cs="Segoe UI"/>
                  <w:color w:val="005CC5"/>
                  <w:sz w:val="18"/>
                  <w:szCs w:val="18"/>
                </w:rPr>
                <w:t>in</w:t>
              </w:r>
              <w:r w:rsidRPr="00B55982">
                <w:rPr>
                  <w:rFonts w:ascii="Consolas" w:hAnsi="Consolas" w:cs="Segoe UI"/>
                  <w:color w:val="24292E"/>
                  <w:sz w:val="18"/>
                  <w:szCs w:val="18"/>
                </w:rPr>
                <w:t xml:space="preserve"> </w:t>
              </w:r>
              <w:r w:rsidRPr="00B55982">
                <w:rPr>
                  <w:rFonts w:ascii="Consolas" w:hAnsi="Consolas" w:cs="Segoe UI"/>
                  <w:color w:val="6F42C1"/>
                  <w:sz w:val="18"/>
                  <w:szCs w:val="18"/>
                </w:rPr>
                <w:t>range</w:t>
              </w:r>
              <w:r w:rsidRPr="00B55982">
                <w:rPr>
                  <w:rFonts w:ascii="Consolas" w:hAnsi="Consolas" w:cs="Segoe UI"/>
                  <w:color w:val="24292E"/>
                  <w:sz w:val="18"/>
                  <w:szCs w:val="18"/>
                </w:rPr>
                <w:t>(</w:t>
              </w:r>
              <w:proofErr w:type="spellStart"/>
              <w:proofErr w:type="gramStart"/>
              <w:r w:rsidRPr="00B55982">
                <w:rPr>
                  <w:rFonts w:ascii="Consolas" w:hAnsi="Consolas" w:cs="Segoe UI"/>
                  <w:color w:val="24292E"/>
                  <w:sz w:val="18"/>
                  <w:szCs w:val="18"/>
                </w:rPr>
                <w:t>defects.shape</w:t>
              </w:r>
              <w:proofErr w:type="spellEnd"/>
              <w:proofErr w:type="gramEnd"/>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5C5AE01F" w14:textId="77777777" w:rsidTr="00B55982">
        <w:trPr>
          <w:ins w:id="1903" w:author="Cláudio Nóbrega" w:date="2020-07-18T10:53:00Z"/>
        </w:trPr>
        <w:tc>
          <w:tcPr>
            <w:tcW w:w="750" w:type="dxa"/>
            <w:shd w:val="clear" w:color="auto" w:fill="FFFFFF"/>
            <w:noWrap/>
            <w:tcMar>
              <w:top w:w="0" w:type="dxa"/>
              <w:left w:w="150" w:type="dxa"/>
              <w:bottom w:w="0" w:type="dxa"/>
              <w:right w:w="150" w:type="dxa"/>
            </w:tcMar>
            <w:hideMark/>
          </w:tcPr>
          <w:p w14:paraId="36F54C03" w14:textId="77777777" w:rsidR="00B55982" w:rsidRPr="00B55982" w:rsidRDefault="00B55982" w:rsidP="00B55982">
            <w:pPr>
              <w:spacing w:line="300" w:lineRule="atLeast"/>
              <w:jc w:val="left"/>
              <w:rPr>
                <w:ins w:id="190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71EB40" w14:textId="77777777" w:rsidR="00B55982" w:rsidRPr="00B55982" w:rsidRDefault="00B55982" w:rsidP="00B55982">
            <w:pPr>
              <w:spacing w:line="300" w:lineRule="atLeast"/>
              <w:jc w:val="left"/>
              <w:rPr>
                <w:ins w:id="1905" w:author="Cláudio Nóbrega" w:date="2020-07-18T10:53:00Z"/>
                <w:rFonts w:ascii="Consolas" w:hAnsi="Consolas" w:cs="Segoe UI"/>
                <w:color w:val="24292E"/>
                <w:sz w:val="18"/>
                <w:szCs w:val="18"/>
              </w:rPr>
            </w:pPr>
            <w:ins w:id="1906" w:author="Cláudio Nóbrega" w:date="2020-07-18T10:53:00Z">
              <w:r w:rsidRPr="00B55982">
                <w:rPr>
                  <w:rFonts w:ascii="Consolas" w:hAnsi="Consolas" w:cs="Segoe UI"/>
                  <w:color w:val="24292E"/>
                  <w:sz w:val="18"/>
                  <w:szCs w:val="18"/>
                </w:rPr>
                <w:t xml:space="preserve">                    s, e, f, d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defects</w:t>
              </w:r>
              <w:proofErr w:type="spellEnd"/>
              <w:r w:rsidRPr="00B55982">
                <w:rPr>
                  <w:rFonts w:ascii="Consolas" w:hAnsi="Consolas" w:cs="Segoe UI"/>
                  <w:color w:val="24292E"/>
                  <w:sz w:val="18"/>
                  <w:szCs w:val="18"/>
                </w:rPr>
                <w:t>[</w:t>
              </w:r>
              <w:proofErr w:type="gramEnd"/>
              <w:r w:rsidRPr="00B55982">
                <w:rPr>
                  <w:rFonts w:ascii="Consolas" w:hAnsi="Consolas" w:cs="Segoe UI"/>
                  <w:color w:val="24292E"/>
                  <w:sz w:val="18"/>
                  <w:szCs w:val="18"/>
                </w:rPr>
                <w:t xml:space="preserve">i, </w:t>
              </w:r>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5D8BB955" w14:textId="77777777" w:rsidTr="00B55982">
        <w:trPr>
          <w:ins w:id="1907" w:author="Cláudio Nóbrega" w:date="2020-07-18T10:53:00Z"/>
        </w:trPr>
        <w:tc>
          <w:tcPr>
            <w:tcW w:w="750" w:type="dxa"/>
            <w:shd w:val="clear" w:color="auto" w:fill="FFFFFF"/>
            <w:noWrap/>
            <w:tcMar>
              <w:top w:w="0" w:type="dxa"/>
              <w:left w:w="150" w:type="dxa"/>
              <w:bottom w:w="0" w:type="dxa"/>
              <w:right w:w="150" w:type="dxa"/>
            </w:tcMar>
            <w:hideMark/>
          </w:tcPr>
          <w:p w14:paraId="2554F86E" w14:textId="77777777" w:rsidR="00B55982" w:rsidRPr="00B55982" w:rsidRDefault="00B55982" w:rsidP="00B55982">
            <w:pPr>
              <w:spacing w:line="300" w:lineRule="atLeast"/>
              <w:jc w:val="left"/>
              <w:rPr>
                <w:ins w:id="190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CB4E68" w14:textId="77777777" w:rsidR="00B55982" w:rsidRPr="00B55982" w:rsidRDefault="00B55982" w:rsidP="00B55982">
            <w:pPr>
              <w:spacing w:line="300" w:lineRule="atLeast"/>
              <w:jc w:val="left"/>
              <w:rPr>
                <w:ins w:id="1909" w:author="Cláudio Nóbrega" w:date="2020-07-18T10:53:00Z"/>
                <w:rFonts w:ascii="Consolas" w:hAnsi="Consolas" w:cs="Segoe UI"/>
                <w:color w:val="24292E"/>
                <w:sz w:val="18"/>
                <w:szCs w:val="18"/>
              </w:rPr>
            </w:pPr>
            <w:ins w:id="1910" w:author="Cláudio Nóbrega" w:date="2020-07-18T10:53:00Z">
              <w:r w:rsidRPr="00B55982">
                <w:rPr>
                  <w:rFonts w:ascii="Consolas" w:hAnsi="Consolas" w:cs="Segoe UI"/>
                  <w:color w:val="24292E"/>
                  <w:sz w:val="18"/>
                  <w:szCs w:val="18"/>
                </w:rPr>
                <w:t xml:space="preserve">                    start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tuple</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[s][</w:t>
              </w:r>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1575EE74" w14:textId="77777777" w:rsidTr="00B55982">
        <w:trPr>
          <w:ins w:id="1911" w:author="Cláudio Nóbrega" w:date="2020-07-18T10:53:00Z"/>
        </w:trPr>
        <w:tc>
          <w:tcPr>
            <w:tcW w:w="750" w:type="dxa"/>
            <w:shd w:val="clear" w:color="auto" w:fill="FFFFFF"/>
            <w:noWrap/>
            <w:tcMar>
              <w:top w:w="0" w:type="dxa"/>
              <w:left w:w="150" w:type="dxa"/>
              <w:bottom w:w="0" w:type="dxa"/>
              <w:right w:w="150" w:type="dxa"/>
            </w:tcMar>
            <w:hideMark/>
          </w:tcPr>
          <w:p w14:paraId="5451CBA4" w14:textId="77777777" w:rsidR="00B55982" w:rsidRPr="00B55982" w:rsidRDefault="00B55982" w:rsidP="00B55982">
            <w:pPr>
              <w:spacing w:line="300" w:lineRule="atLeast"/>
              <w:jc w:val="left"/>
              <w:rPr>
                <w:ins w:id="19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FE43A5" w14:textId="77777777" w:rsidR="00B55982" w:rsidRPr="00B55982" w:rsidRDefault="00B55982" w:rsidP="00B55982">
            <w:pPr>
              <w:spacing w:line="300" w:lineRule="atLeast"/>
              <w:jc w:val="left"/>
              <w:rPr>
                <w:ins w:id="1913" w:author="Cláudio Nóbrega" w:date="2020-07-18T10:53:00Z"/>
                <w:rFonts w:ascii="Consolas" w:hAnsi="Consolas" w:cs="Segoe UI"/>
                <w:color w:val="24292E"/>
                <w:sz w:val="18"/>
                <w:szCs w:val="18"/>
              </w:rPr>
            </w:pPr>
            <w:ins w:id="191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end</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tuple</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[e][</w:t>
              </w:r>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655A6B71" w14:textId="77777777" w:rsidTr="00B55982">
        <w:trPr>
          <w:ins w:id="1915" w:author="Cláudio Nóbrega" w:date="2020-07-18T10:53:00Z"/>
        </w:trPr>
        <w:tc>
          <w:tcPr>
            <w:tcW w:w="750" w:type="dxa"/>
            <w:shd w:val="clear" w:color="auto" w:fill="FFFFFF"/>
            <w:noWrap/>
            <w:tcMar>
              <w:top w:w="0" w:type="dxa"/>
              <w:left w:w="150" w:type="dxa"/>
              <w:bottom w:w="0" w:type="dxa"/>
              <w:right w:w="150" w:type="dxa"/>
            </w:tcMar>
            <w:hideMark/>
          </w:tcPr>
          <w:p w14:paraId="6849A5FD" w14:textId="77777777" w:rsidR="00B55982" w:rsidRPr="00B55982" w:rsidRDefault="00B55982" w:rsidP="00B55982">
            <w:pPr>
              <w:spacing w:line="300" w:lineRule="atLeast"/>
              <w:jc w:val="left"/>
              <w:rPr>
                <w:ins w:id="191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71D08C" w14:textId="77777777" w:rsidR="00B55982" w:rsidRPr="00B55982" w:rsidRDefault="00B55982" w:rsidP="00B55982">
            <w:pPr>
              <w:spacing w:line="300" w:lineRule="atLeast"/>
              <w:jc w:val="left"/>
              <w:rPr>
                <w:ins w:id="1917" w:author="Cláudio Nóbrega" w:date="2020-07-18T10:53:00Z"/>
                <w:rFonts w:ascii="Consolas" w:hAnsi="Consolas" w:cs="Segoe UI"/>
                <w:color w:val="24292E"/>
                <w:sz w:val="18"/>
                <w:szCs w:val="18"/>
              </w:rPr>
            </w:pPr>
            <w:ins w:id="191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far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tuple</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[f][</w:t>
              </w:r>
              <w:r w:rsidRPr="00B55982">
                <w:rPr>
                  <w:rFonts w:ascii="Consolas" w:hAnsi="Consolas" w:cs="Segoe UI"/>
                  <w:color w:val="005CC5"/>
                  <w:sz w:val="18"/>
                  <w:szCs w:val="18"/>
                </w:rPr>
                <w:t>0</w:t>
              </w:r>
              <w:r w:rsidRPr="00B55982">
                <w:rPr>
                  <w:rFonts w:ascii="Consolas" w:hAnsi="Consolas" w:cs="Segoe UI"/>
                  <w:color w:val="24292E"/>
                  <w:sz w:val="18"/>
                  <w:szCs w:val="18"/>
                </w:rPr>
                <w:t>])</w:t>
              </w:r>
            </w:ins>
          </w:p>
        </w:tc>
      </w:tr>
      <w:tr w:rsidR="00B55982" w:rsidRPr="00B55982" w14:paraId="6A40A73C" w14:textId="77777777" w:rsidTr="00B55982">
        <w:trPr>
          <w:ins w:id="1919" w:author="Cláudio Nóbrega" w:date="2020-07-18T10:53:00Z"/>
        </w:trPr>
        <w:tc>
          <w:tcPr>
            <w:tcW w:w="750" w:type="dxa"/>
            <w:shd w:val="clear" w:color="auto" w:fill="FFFFFF"/>
            <w:noWrap/>
            <w:tcMar>
              <w:top w:w="0" w:type="dxa"/>
              <w:left w:w="150" w:type="dxa"/>
              <w:bottom w:w="0" w:type="dxa"/>
              <w:right w:w="150" w:type="dxa"/>
            </w:tcMar>
            <w:hideMark/>
          </w:tcPr>
          <w:p w14:paraId="58D8AD22" w14:textId="77777777" w:rsidR="00B55982" w:rsidRPr="00B55982" w:rsidRDefault="00B55982" w:rsidP="00B55982">
            <w:pPr>
              <w:spacing w:line="300" w:lineRule="atLeast"/>
              <w:jc w:val="left"/>
              <w:rPr>
                <w:ins w:id="192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76DE73" w14:textId="77777777" w:rsidR="00B55982" w:rsidRPr="00B55982" w:rsidRDefault="00B55982" w:rsidP="00B55982">
            <w:pPr>
              <w:spacing w:line="300" w:lineRule="atLeast"/>
              <w:jc w:val="left"/>
              <w:rPr>
                <w:ins w:id="1921" w:author="Cláudio Nóbrega" w:date="2020-07-18T10:53:00Z"/>
                <w:rFonts w:ascii="Consolas" w:hAnsi="Consolas" w:cs="Segoe UI"/>
                <w:color w:val="24292E"/>
                <w:sz w:val="18"/>
                <w:szCs w:val="18"/>
              </w:rPr>
            </w:pPr>
            <w:ins w:id="1922"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line</w:t>
              </w:r>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start, </w:t>
              </w:r>
              <w:proofErr w:type="spellStart"/>
              <w:r w:rsidRPr="00B55982">
                <w:rPr>
                  <w:rFonts w:ascii="Consolas" w:hAnsi="Consolas" w:cs="Segoe UI"/>
                  <w:color w:val="24292E"/>
                  <w:sz w:val="18"/>
                  <w:szCs w:val="18"/>
                </w:rPr>
                <w:t>end</w:t>
              </w:r>
              <w:proofErr w:type="spellEnd"/>
              <w:r w:rsidRPr="00B55982">
                <w:rPr>
                  <w:rFonts w:ascii="Consolas" w:hAnsi="Consolas" w:cs="Segoe UI"/>
                  <w:color w:val="24292E"/>
                  <w:sz w:val="18"/>
                  <w:szCs w:val="18"/>
                </w:rPr>
                <w:t>,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3</w:t>
              </w:r>
              <w:r w:rsidRPr="00B55982">
                <w:rPr>
                  <w:rFonts w:ascii="Consolas" w:hAnsi="Consolas" w:cs="Segoe UI"/>
                  <w:color w:val="24292E"/>
                  <w:sz w:val="18"/>
                  <w:szCs w:val="18"/>
                </w:rPr>
                <w:t>)</w:t>
              </w:r>
            </w:ins>
          </w:p>
        </w:tc>
      </w:tr>
      <w:tr w:rsidR="00B55982" w:rsidRPr="00B55982" w14:paraId="06291E8A" w14:textId="77777777" w:rsidTr="00B55982">
        <w:trPr>
          <w:ins w:id="1923" w:author="Cláudio Nóbrega" w:date="2020-07-18T10:53:00Z"/>
        </w:trPr>
        <w:tc>
          <w:tcPr>
            <w:tcW w:w="750" w:type="dxa"/>
            <w:shd w:val="clear" w:color="auto" w:fill="FFFFFF"/>
            <w:noWrap/>
            <w:tcMar>
              <w:top w:w="0" w:type="dxa"/>
              <w:left w:w="150" w:type="dxa"/>
              <w:bottom w:w="0" w:type="dxa"/>
              <w:right w:w="150" w:type="dxa"/>
            </w:tcMar>
            <w:hideMark/>
          </w:tcPr>
          <w:p w14:paraId="4D5C913F" w14:textId="77777777" w:rsidR="00B55982" w:rsidRPr="00B55982" w:rsidRDefault="00B55982" w:rsidP="00B55982">
            <w:pPr>
              <w:spacing w:line="300" w:lineRule="atLeast"/>
              <w:jc w:val="left"/>
              <w:rPr>
                <w:ins w:id="192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3CFFAA" w14:textId="77777777" w:rsidR="00B55982" w:rsidRPr="00B55982" w:rsidRDefault="00B55982" w:rsidP="00B55982">
            <w:pPr>
              <w:spacing w:line="300" w:lineRule="atLeast"/>
              <w:jc w:val="left"/>
              <w:rPr>
                <w:ins w:id="1925" w:author="Cláudio Nóbrega" w:date="2020-07-18T10:53:00Z"/>
                <w:rFonts w:ascii="Consolas" w:hAnsi="Consolas" w:cs="Segoe UI"/>
                <w:color w:val="24292E"/>
                <w:sz w:val="18"/>
                <w:szCs w:val="18"/>
              </w:rPr>
            </w:pPr>
            <w:ins w:id="1926"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circle</w:t>
              </w:r>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far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8</w:t>
              </w:r>
              <w:r w:rsidRPr="00B55982">
                <w:rPr>
                  <w:rFonts w:ascii="Consolas" w:hAnsi="Consolas" w:cs="Segoe UI"/>
                  <w:color w:val="24292E"/>
                  <w:sz w:val="18"/>
                  <w:szCs w:val="18"/>
                </w:rPr>
                <w:t>, [</w:t>
              </w:r>
              <w:r w:rsidRPr="00B55982">
                <w:rPr>
                  <w:rFonts w:ascii="Consolas" w:hAnsi="Consolas" w:cs="Segoe UI"/>
                  <w:color w:val="005CC5"/>
                  <w:sz w:val="18"/>
                  <w:szCs w:val="18"/>
                </w:rPr>
                <w:t>211</w:t>
              </w:r>
              <w:r w:rsidRPr="00B55982">
                <w:rPr>
                  <w:rFonts w:ascii="Consolas" w:hAnsi="Consolas" w:cs="Segoe UI"/>
                  <w:color w:val="24292E"/>
                  <w:sz w:val="18"/>
                  <w:szCs w:val="18"/>
                </w:rPr>
                <w:t xml:space="preserve">, </w:t>
              </w:r>
              <w:r w:rsidRPr="00B55982">
                <w:rPr>
                  <w:rFonts w:ascii="Consolas" w:hAnsi="Consolas" w:cs="Segoe UI"/>
                  <w:color w:val="005CC5"/>
                  <w:sz w:val="18"/>
                  <w:szCs w:val="18"/>
                </w:rPr>
                <w:t>84</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r w:rsidRPr="00B55982">
                <w:rPr>
                  <w:rFonts w:ascii="Consolas" w:hAnsi="Consolas" w:cs="Segoe UI"/>
                  <w:color w:val="24292E"/>
                  <w:sz w:val="18"/>
                  <w:szCs w:val="18"/>
                </w:rPr>
                <w:t>)</w:t>
              </w:r>
            </w:ins>
          </w:p>
        </w:tc>
      </w:tr>
      <w:tr w:rsidR="00B55982" w:rsidRPr="00B55982" w14:paraId="3F9F90D0" w14:textId="77777777" w:rsidTr="00B55982">
        <w:trPr>
          <w:ins w:id="1927" w:author="Cláudio Nóbrega" w:date="2020-07-18T10:53:00Z"/>
        </w:trPr>
        <w:tc>
          <w:tcPr>
            <w:tcW w:w="750" w:type="dxa"/>
            <w:shd w:val="clear" w:color="auto" w:fill="FFFFFF"/>
            <w:noWrap/>
            <w:tcMar>
              <w:top w:w="0" w:type="dxa"/>
              <w:left w:w="150" w:type="dxa"/>
              <w:bottom w:w="0" w:type="dxa"/>
              <w:right w:w="150" w:type="dxa"/>
            </w:tcMar>
            <w:hideMark/>
          </w:tcPr>
          <w:p w14:paraId="72853852" w14:textId="77777777" w:rsidR="00B55982" w:rsidRPr="00B55982" w:rsidRDefault="00B55982" w:rsidP="00B55982">
            <w:pPr>
              <w:spacing w:line="300" w:lineRule="atLeast"/>
              <w:jc w:val="left"/>
              <w:rPr>
                <w:ins w:id="192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CE97B9" w14:textId="77777777" w:rsidR="00B55982" w:rsidRPr="00B55982" w:rsidRDefault="00B55982" w:rsidP="00B55982">
            <w:pPr>
              <w:spacing w:line="300" w:lineRule="atLeast"/>
              <w:jc w:val="left"/>
              <w:rPr>
                <w:ins w:id="1929" w:author="Cláudio Nóbrega" w:date="2020-07-18T10:53:00Z"/>
                <w:rFonts w:ascii="Consolas" w:hAnsi="Consolas" w:cs="Segoe UI"/>
                <w:color w:val="24292E"/>
                <w:sz w:val="18"/>
                <w:szCs w:val="18"/>
              </w:rPr>
            </w:pPr>
            <w:ins w:id="193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finger</w:t>
              </w:r>
              <w:proofErr w:type="spellEnd"/>
              <w:r w:rsidRPr="00B55982">
                <w:rPr>
                  <w:rFonts w:ascii="Consolas" w:hAnsi="Consolas" w:cs="Segoe UI"/>
                  <w:color w:val="6A737D"/>
                  <w:sz w:val="18"/>
                  <w:szCs w:val="18"/>
                </w:rPr>
                <w:t xml:space="preserve"> </w:t>
              </w:r>
              <w:proofErr w:type="spellStart"/>
              <w:r w:rsidRPr="00B55982">
                <w:rPr>
                  <w:rFonts w:ascii="Consolas" w:hAnsi="Consolas" w:cs="Segoe UI"/>
                  <w:color w:val="6A737D"/>
                  <w:sz w:val="18"/>
                  <w:szCs w:val="18"/>
                </w:rPr>
                <w:t>count</w:t>
              </w:r>
              <w:proofErr w:type="spellEnd"/>
            </w:ins>
          </w:p>
        </w:tc>
      </w:tr>
      <w:tr w:rsidR="00B55982" w:rsidRPr="00B55982" w14:paraId="4EBF89CF" w14:textId="77777777" w:rsidTr="00B55982">
        <w:trPr>
          <w:ins w:id="1931" w:author="Cláudio Nóbrega" w:date="2020-07-18T10:53:00Z"/>
        </w:trPr>
        <w:tc>
          <w:tcPr>
            <w:tcW w:w="750" w:type="dxa"/>
            <w:shd w:val="clear" w:color="auto" w:fill="FFFFFF"/>
            <w:noWrap/>
            <w:tcMar>
              <w:top w:w="0" w:type="dxa"/>
              <w:left w:w="150" w:type="dxa"/>
              <w:bottom w:w="0" w:type="dxa"/>
              <w:right w:w="150" w:type="dxa"/>
            </w:tcMar>
            <w:hideMark/>
          </w:tcPr>
          <w:p w14:paraId="67835819" w14:textId="77777777" w:rsidR="00B55982" w:rsidRPr="00B55982" w:rsidRDefault="00B55982" w:rsidP="00B55982">
            <w:pPr>
              <w:spacing w:line="300" w:lineRule="atLeast"/>
              <w:jc w:val="left"/>
              <w:rPr>
                <w:ins w:id="193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D79D6F" w14:textId="77777777" w:rsidR="00B55982" w:rsidRPr="00B55982" w:rsidRDefault="00B55982" w:rsidP="00B55982">
            <w:pPr>
              <w:spacing w:line="300" w:lineRule="atLeast"/>
              <w:jc w:val="left"/>
              <w:rPr>
                <w:ins w:id="1933" w:author="Cláudio Nóbrega" w:date="2020-07-18T10:53:00Z"/>
                <w:rFonts w:ascii="Consolas" w:hAnsi="Consolas" w:cs="Segoe UI"/>
                <w:color w:val="24292E"/>
                <w:sz w:val="18"/>
                <w:szCs w:val="18"/>
              </w:rPr>
            </w:pPr>
            <w:ins w:id="1934" w:author="Cláudio Nóbrega" w:date="2020-07-18T10:53:00Z">
              <w:r w:rsidRPr="00B55982">
                <w:rPr>
                  <w:rFonts w:ascii="Consolas" w:hAnsi="Consolas" w:cs="Segoe UI"/>
                  <w:color w:val="24292E"/>
                  <w:sz w:val="18"/>
                  <w:szCs w:val="18"/>
                </w:rPr>
                <w:t xml:space="preserve">                    a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math.</w:t>
              </w:r>
              <w:r w:rsidRPr="00B55982">
                <w:rPr>
                  <w:rFonts w:ascii="Consolas" w:hAnsi="Consolas" w:cs="Segoe UI"/>
                  <w:color w:val="6F42C1"/>
                  <w:sz w:val="18"/>
                  <w:szCs w:val="18"/>
                </w:rPr>
                <w:t>sqrt</w:t>
              </w:r>
              <w:proofErr w:type="spellEnd"/>
              <w:proofErr w:type="gram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end</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start[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end</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start[</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w:t>
              </w:r>
            </w:ins>
          </w:p>
        </w:tc>
      </w:tr>
      <w:tr w:rsidR="00B55982" w:rsidRPr="00B55982" w14:paraId="060D11FF" w14:textId="77777777" w:rsidTr="00B55982">
        <w:trPr>
          <w:ins w:id="1935" w:author="Cláudio Nóbrega" w:date="2020-07-18T10:53:00Z"/>
        </w:trPr>
        <w:tc>
          <w:tcPr>
            <w:tcW w:w="750" w:type="dxa"/>
            <w:shd w:val="clear" w:color="auto" w:fill="FFFFFF"/>
            <w:noWrap/>
            <w:tcMar>
              <w:top w:w="0" w:type="dxa"/>
              <w:left w:w="150" w:type="dxa"/>
              <w:bottom w:w="0" w:type="dxa"/>
              <w:right w:w="150" w:type="dxa"/>
            </w:tcMar>
            <w:hideMark/>
          </w:tcPr>
          <w:p w14:paraId="2516A5EA" w14:textId="77777777" w:rsidR="00B55982" w:rsidRPr="00B55982" w:rsidRDefault="00B55982" w:rsidP="00B55982">
            <w:pPr>
              <w:spacing w:line="300" w:lineRule="atLeast"/>
              <w:jc w:val="left"/>
              <w:rPr>
                <w:ins w:id="193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E7C212" w14:textId="77777777" w:rsidR="00B55982" w:rsidRPr="00B55982" w:rsidRDefault="00B55982" w:rsidP="00B55982">
            <w:pPr>
              <w:spacing w:line="300" w:lineRule="atLeast"/>
              <w:jc w:val="left"/>
              <w:rPr>
                <w:ins w:id="1937" w:author="Cláudio Nóbrega" w:date="2020-07-18T10:53:00Z"/>
                <w:rFonts w:ascii="Consolas" w:hAnsi="Consolas" w:cs="Segoe UI"/>
                <w:color w:val="24292E"/>
                <w:sz w:val="18"/>
                <w:szCs w:val="18"/>
              </w:rPr>
            </w:pPr>
            <w:ins w:id="1938" w:author="Cláudio Nóbrega" w:date="2020-07-18T10:53:00Z">
              <w:r w:rsidRPr="00B55982">
                <w:rPr>
                  <w:rFonts w:ascii="Consolas" w:hAnsi="Consolas" w:cs="Segoe UI"/>
                  <w:color w:val="24292E"/>
                  <w:sz w:val="18"/>
                  <w:szCs w:val="18"/>
                </w:rPr>
                <w:t xml:space="preserve">                    b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math.</w:t>
              </w:r>
              <w:r w:rsidRPr="00B55982">
                <w:rPr>
                  <w:rFonts w:ascii="Consolas" w:hAnsi="Consolas" w:cs="Segoe UI"/>
                  <w:color w:val="6F42C1"/>
                  <w:sz w:val="18"/>
                  <w:szCs w:val="18"/>
                </w:rPr>
                <w:t>sqrt</w:t>
              </w:r>
              <w:proofErr w:type="spellEnd"/>
              <w:proofErr w:type="gram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far</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start[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far</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start[</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w:t>
              </w:r>
            </w:ins>
          </w:p>
        </w:tc>
      </w:tr>
      <w:tr w:rsidR="00B55982" w:rsidRPr="00B55982" w14:paraId="4B1E86B4" w14:textId="77777777" w:rsidTr="00B55982">
        <w:trPr>
          <w:ins w:id="1939" w:author="Cláudio Nóbrega" w:date="2020-07-18T10:53:00Z"/>
        </w:trPr>
        <w:tc>
          <w:tcPr>
            <w:tcW w:w="750" w:type="dxa"/>
            <w:shd w:val="clear" w:color="auto" w:fill="FFFFFF"/>
            <w:noWrap/>
            <w:tcMar>
              <w:top w:w="0" w:type="dxa"/>
              <w:left w:w="150" w:type="dxa"/>
              <w:bottom w:w="0" w:type="dxa"/>
              <w:right w:w="150" w:type="dxa"/>
            </w:tcMar>
            <w:hideMark/>
          </w:tcPr>
          <w:p w14:paraId="3E781504" w14:textId="77777777" w:rsidR="00B55982" w:rsidRPr="00B55982" w:rsidRDefault="00B55982" w:rsidP="00B55982">
            <w:pPr>
              <w:spacing w:line="300" w:lineRule="atLeast"/>
              <w:jc w:val="left"/>
              <w:rPr>
                <w:ins w:id="194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CB08D5" w14:textId="77777777" w:rsidR="00B55982" w:rsidRPr="00B55982" w:rsidRDefault="00B55982" w:rsidP="00B55982">
            <w:pPr>
              <w:spacing w:line="300" w:lineRule="atLeast"/>
              <w:jc w:val="left"/>
              <w:rPr>
                <w:ins w:id="1941" w:author="Cláudio Nóbrega" w:date="2020-07-18T10:53:00Z"/>
                <w:rFonts w:ascii="Consolas" w:hAnsi="Consolas" w:cs="Segoe UI"/>
                <w:color w:val="24292E"/>
                <w:sz w:val="18"/>
                <w:szCs w:val="18"/>
              </w:rPr>
            </w:pPr>
            <w:ins w:id="1942" w:author="Cláudio Nóbrega" w:date="2020-07-18T10:53:00Z">
              <w:r w:rsidRPr="00B55982">
                <w:rPr>
                  <w:rFonts w:ascii="Consolas" w:hAnsi="Consolas" w:cs="Segoe UI"/>
                  <w:color w:val="24292E"/>
                  <w:sz w:val="18"/>
                  <w:szCs w:val="18"/>
                </w:rPr>
                <w:t xml:space="preserve">                    c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math.</w:t>
              </w:r>
              <w:r w:rsidRPr="00B55982">
                <w:rPr>
                  <w:rFonts w:ascii="Consolas" w:hAnsi="Consolas" w:cs="Segoe UI"/>
                  <w:color w:val="6F42C1"/>
                  <w:sz w:val="18"/>
                  <w:szCs w:val="18"/>
                </w:rPr>
                <w:t>sqrt</w:t>
              </w:r>
              <w:proofErr w:type="spellEnd"/>
              <w:proofErr w:type="gram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end</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far</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end</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far</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1</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w:t>
              </w:r>
            </w:ins>
          </w:p>
        </w:tc>
      </w:tr>
      <w:tr w:rsidR="00B55982" w:rsidRPr="00B55982" w14:paraId="0B09558D" w14:textId="77777777" w:rsidTr="00B55982">
        <w:trPr>
          <w:ins w:id="1943" w:author="Cláudio Nóbrega" w:date="2020-07-18T10:53:00Z"/>
        </w:trPr>
        <w:tc>
          <w:tcPr>
            <w:tcW w:w="750" w:type="dxa"/>
            <w:shd w:val="clear" w:color="auto" w:fill="FFFFFF"/>
            <w:noWrap/>
            <w:tcMar>
              <w:top w:w="0" w:type="dxa"/>
              <w:left w:w="150" w:type="dxa"/>
              <w:bottom w:w="0" w:type="dxa"/>
              <w:right w:w="150" w:type="dxa"/>
            </w:tcMar>
            <w:hideMark/>
          </w:tcPr>
          <w:p w14:paraId="6D22917D" w14:textId="77777777" w:rsidR="00B55982" w:rsidRPr="00B55982" w:rsidRDefault="00B55982" w:rsidP="00B55982">
            <w:pPr>
              <w:spacing w:line="300" w:lineRule="atLeast"/>
              <w:jc w:val="left"/>
              <w:rPr>
                <w:ins w:id="194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344A0A" w14:textId="77777777" w:rsidR="00B55982" w:rsidRPr="00B55982" w:rsidRDefault="00B55982" w:rsidP="00B55982">
            <w:pPr>
              <w:spacing w:line="300" w:lineRule="atLeast"/>
              <w:jc w:val="left"/>
              <w:rPr>
                <w:ins w:id="1945" w:author="Cláudio Nóbrega" w:date="2020-07-18T10:53:00Z"/>
                <w:rFonts w:ascii="Consolas" w:hAnsi="Consolas" w:cs="Segoe UI"/>
                <w:color w:val="24292E"/>
                <w:sz w:val="18"/>
                <w:szCs w:val="18"/>
              </w:rPr>
            </w:pPr>
            <w:ins w:id="194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math.</w:t>
              </w:r>
              <w:r w:rsidRPr="00B55982">
                <w:rPr>
                  <w:rFonts w:ascii="Consolas" w:hAnsi="Consolas" w:cs="Segoe UI"/>
                  <w:color w:val="6F42C1"/>
                  <w:sz w:val="18"/>
                  <w:szCs w:val="18"/>
                </w:rPr>
                <w:t>acos</w:t>
              </w:r>
              <w:proofErr w:type="spellEnd"/>
              <w:proofErr w:type="gramEnd"/>
              <w:r w:rsidRPr="00B55982">
                <w:rPr>
                  <w:rFonts w:ascii="Consolas" w:hAnsi="Consolas" w:cs="Segoe UI"/>
                  <w:color w:val="24292E"/>
                  <w:sz w:val="18"/>
                  <w:szCs w:val="18"/>
                </w:rPr>
                <w:t xml:space="preserve">((b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a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b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  </w:t>
              </w:r>
              <w:r w:rsidRPr="00B55982">
                <w:rPr>
                  <w:rFonts w:ascii="Consolas" w:hAnsi="Consolas" w:cs="Segoe UI"/>
                  <w:color w:val="6A737D"/>
                  <w:sz w:val="18"/>
                  <w:szCs w:val="18"/>
                </w:rPr>
                <w:t># teorema do cosseno</w:t>
              </w:r>
            </w:ins>
          </w:p>
        </w:tc>
      </w:tr>
      <w:tr w:rsidR="00B55982" w:rsidRPr="00B55982" w14:paraId="7049F386" w14:textId="77777777" w:rsidTr="00B55982">
        <w:trPr>
          <w:ins w:id="1947" w:author="Cláudio Nóbrega" w:date="2020-07-18T10:53:00Z"/>
        </w:trPr>
        <w:tc>
          <w:tcPr>
            <w:tcW w:w="750" w:type="dxa"/>
            <w:shd w:val="clear" w:color="auto" w:fill="FFFFFF"/>
            <w:noWrap/>
            <w:tcMar>
              <w:top w:w="0" w:type="dxa"/>
              <w:left w:w="150" w:type="dxa"/>
              <w:bottom w:w="0" w:type="dxa"/>
              <w:right w:w="150" w:type="dxa"/>
            </w:tcMar>
            <w:hideMark/>
          </w:tcPr>
          <w:p w14:paraId="0023B5A1" w14:textId="77777777" w:rsidR="00B55982" w:rsidRPr="00B55982" w:rsidRDefault="00B55982" w:rsidP="00B55982">
            <w:pPr>
              <w:spacing w:line="300" w:lineRule="atLeast"/>
              <w:jc w:val="left"/>
              <w:rPr>
                <w:ins w:id="194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FB85D3" w14:textId="77777777" w:rsidR="00B55982" w:rsidRPr="00B55982" w:rsidRDefault="00B55982" w:rsidP="00B55982">
            <w:pPr>
              <w:spacing w:line="300" w:lineRule="atLeast"/>
              <w:jc w:val="left"/>
              <w:rPr>
                <w:ins w:id="1949" w:author="Cláudio Nóbrega" w:date="2020-07-18T10:53:00Z"/>
                <w:rFonts w:ascii="Consolas" w:hAnsi="Consolas" w:cs="Segoe UI"/>
                <w:color w:val="24292E"/>
                <w:sz w:val="18"/>
                <w:szCs w:val="18"/>
              </w:rPr>
            </w:pPr>
            <w:ins w:id="195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area</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contourArea</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w:t>
              </w:r>
            </w:ins>
          </w:p>
        </w:tc>
      </w:tr>
      <w:tr w:rsidR="00B55982" w:rsidRPr="00B55982" w14:paraId="295E078C" w14:textId="77777777" w:rsidTr="00B55982">
        <w:trPr>
          <w:ins w:id="1951" w:author="Cláudio Nóbrega" w:date="2020-07-18T10:53:00Z"/>
        </w:trPr>
        <w:tc>
          <w:tcPr>
            <w:tcW w:w="750" w:type="dxa"/>
            <w:shd w:val="clear" w:color="auto" w:fill="FFFFFF"/>
            <w:noWrap/>
            <w:tcMar>
              <w:top w:w="0" w:type="dxa"/>
              <w:left w:w="150" w:type="dxa"/>
              <w:bottom w:w="0" w:type="dxa"/>
              <w:right w:w="150" w:type="dxa"/>
            </w:tcMar>
            <w:hideMark/>
          </w:tcPr>
          <w:p w14:paraId="60105E47" w14:textId="77777777" w:rsidR="00B55982" w:rsidRPr="00B55982" w:rsidRDefault="00B55982" w:rsidP="00B55982">
            <w:pPr>
              <w:spacing w:line="300" w:lineRule="atLeast"/>
              <w:jc w:val="left"/>
              <w:rPr>
                <w:ins w:id="195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FDBAB5" w14:textId="77777777" w:rsidR="00B55982" w:rsidRPr="00B55982" w:rsidRDefault="00B55982" w:rsidP="00B55982">
            <w:pPr>
              <w:spacing w:line="300" w:lineRule="atLeast"/>
              <w:jc w:val="left"/>
              <w:rPr>
                <w:ins w:id="1953" w:author="Cláudio Nóbrega" w:date="2020-07-18T10:53:00Z"/>
                <w:rFonts w:ascii="Consolas" w:hAnsi="Consolas" w:cs="Segoe UI"/>
                <w:color w:val="24292E"/>
                <w:sz w:val="18"/>
                <w:szCs w:val="18"/>
              </w:rPr>
            </w:pPr>
          </w:p>
          <w:p w14:paraId="16F0A7B2" w14:textId="77777777" w:rsidR="00B55982" w:rsidRPr="00B55982" w:rsidRDefault="00B55982" w:rsidP="00B55982">
            <w:pPr>
              <w:spacing w:line="300" w:lineRule="atLeast"/>
              <w:jc w:val="right"/>
              <w:rPr>
                <w:ins w:id="1954" w:author="Cláudio Nóbrega" w:date="2020-07-18T10:53:00Z"/>
                <w:rFonts w:ascii="Times New Roman" w:hAnsi="Times New Roman"/>
                <w:sz w:val="20"/>
                <w:szCs w:val="20"/>
              </w:rPr>
            </w:pPr>
          </w:p>
        </w:tc>
      </w:tr>
      <w:tr w:rsidR="00B55982" w:rsidRPr="00B55982" w14:paraId="5E148992" w14:textId="77777777" w:rsidTr="00B55982">
        <w:trPr>
          <w:ins w:id="1955" w:author="Cláudio Nóbrega" w:date="2020-07-18T10:53:00Z"/>
        </w:trPr>
        <w:tc>
          <w:tcPr>
            <w:tcW w:w="750" w:type="dxa"/>
            <w:shd w:val="clear" w:color="auto" w:fill="FFFFFF"/>
            <w:noWrap/>
            <w:tcMar>
              <w:top w:w="0" w:type="dxa"/>
              <w:left w:w="150" w:type="dxa"/>
              <w:bottom w:w="0" w:type="dxa"/>
              <w:right w:w="150" w:type="dxa"/>
            </w:tcMar>
            <w:hideMark/>
          </w:tcPr>
          <w:p w14:paraId="17543BF6" w14:textId="77777777" w:rsidR="00B55982" w:rsidRPr="00B55982" w:rsidRDefault="00B55982" w:rsidP="00B55982">
            <w:pPr>
              <w:spacing w:line="300" w:lineRule="atLeast"/>
              <w:jc w:val="left"/>
              <w:rPr>
                <w:ins w:id="1956"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158D0564" w14:textId="77777777" w:rsidR="00B55982" w:rsidRPr="00B55982" w:rsidRDefault="00B55982" w:rsidP="00B55982">
            <w:pPr>
              <w:spacing w:line="300" w:lineRule="atLeast"/>
              <w:jc w:val="left"/>
              <w:rPr>
                <w:ins w:id="1957" w:author="Cláudio Nóbrega" w:date="2020-07-18T10:53:00Z"/>
                <w:rFonts w:ascii="Consolas" w:hAnsi="Consolas" w:cs="Segoe UI"/>
                <w:color w:val="24292E"/>
                <w:sz w:val="18"/>
                <w:szCs w:val="18"/>
              </w:rPr>
            </w:pPr>
            <w:ins w:id="195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math.pi</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r w:rsidRPr="00B55982">
                <w:rPr>
                  <w:rFonts w:ascii="Consolas" w:hAnsi="Consolas" w:cs="Segoe UI"/>
                  <w:color w:val="6A737D"/>
                  <w:sz w:val="18"/>
                  <w:szCs w:val="18"/>
                </w:rPr>
                <w:t># ângulo inferior a 90 graus, tratar como dedos</w:t>
              </w:r>
            </w:ins>
          </w:p>
        </w:tc>
      </w:tr>
      <w:tr w:rsidR="00B55982" w:rsidRPr="00B55982" w14:paraId="04DF575A" w14:textId="77777777" w:rsidTr="00B55982">
        <w:trPr>
          <w:ins w:id="1959" w:author="Cláudio Nóbrega" w:date="2020-07-18T10:53:00Z"/>
        </w:trPr>
        <w:tc>
          <w:tcPr>
            <w:tcW w:w="750" w:type="dxa"/>
            <w:shd w:val="clear" w:color="auto" w:fill="FFFFFF"/>
            <w:noWrap/>
            <w:tcMar>
              <w:top w:w="0" w:type="dxa"/>
              <w:left w:w="150" w:type="dxa"/>
              <w:bottom w:w="0" w:type="dxa"/>
              <w:right w:w="150" w:type="dxa"/>
            </w:tcMar>
            <w:hideMark/>
          </w:tcPr>
          <w:p w14:paraId="54EE8160" w14:textId="77777777" w:rsidR="00B55982" w:rsidRPr="00B55982" w:rsidRDefault="00B55982" w:rsidP="00B55982">
            <w:pPr>
              <w:spacing w:line="300" w:lineRule="atLeast"/>
              <w:jc w:val="left"/>
              <w:rPr>
                <w:ins w:id="196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E629D2" w14:textId="77777777" w:rsidR="00B55982" w:rsidRPr="00B55982" w:rsidRDefault="00B55982" w:rsidP="00B55982">
            <w:pPr>
              <w:spacing w:line="300" w:lineRule="atLeast"/>
              <w:jc w:val="left"/>
              <w:rPr>
                <w:ins w:id="1961" w:author="Cláudio Nóbrega" w:date="2020-07-18T10:53:00Z"/>
                <w:rFonts w:ascii="Consolas" w:hAnsi="Consolas" w:cs="Segoe UI"/>
                <w:color w:val="24292E"/>
                <w:sz w:val="18"/>
                <w:szCs w:val="18"/>
              </w:rPr>
            </w:pPr>
            <w:ins w:id="196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fingers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ins>
          </w:p>
        </w:tc>
      </w:tr>
      <w:tr w:rsidR="00B55982" w:rsidRPr="00B55982" w14:paraId="57FCCE6F" w14:textId="77777777" w:rsidTr="00B55982">
        <w:trPr>
          <w:ins w:id="1963" w:author="Cláudio Nóbrega" w:date="2020-07-18T10:53:00Z"/>
        </w:trPr>
        <w:tc>
          <w:tcPr>
            <w:tcW w:w="750" w:type="dxa"/>
            <w:shd w:val="clear" w:color="auto" w:fill="FFFFFF"/>
            <w:noWrap/>
            <w:tcMar>
              <w:top w:w="0" w:type="dxa"/>
              <w:left w:w="150" w:type="dxa"/>
              <w:bottom w:w="0" w:type="dxa"/>
              <w:right w:w="150" w:type="dxa"/>
            </w:tcMar>
            <w:hideMark/>
          </w:tcPr>
          <w:p w14:paraId="0726C70E" w14:textId="77777777" w:rsidR="00B55982" w:rsidRPr="00B55982" w:rsidRDefault="00B55982" w:rsidP="00B55982">
            <w:pPr>
              <w:spacing w:line="300" w:lineRule="atLeast"/>
              <w:jc w:val="left"/>
              <w:rPr>
                <w:ins w:id="196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AF0FC4" w14:textId="77777777" w:rsidR="00B55982" w:rsidRPr="00B55982" w:rsidRDefault="00B55982" w:rsidP="00B55982">
            <w:pPr>
              <w:spacing w:line="300" w:lineRule="atLeast"/>
              <w:jc w:val="left"/>
              <w:rPr>
                <w:ins w:id="1965" w:author="Cláudio Nóbrega" w:date="2020-07-18T10:53:00Z"/>
                <w:rFonts w:ascii="Consolas" w:hAnsi="Consolas" w:cs="Segoe UI"/>
                <w:color w:val="24292E"/>
                <w:sz w:val="18"/>
                <w:szCs w:val="18"/>
              </w:rPr>
            </w:pPr>
            <w:ins w:id="1966"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circle</w:t>
              </w:r>
              <w:r w:rsidRPr="00B55982">
                <w:rPr>
                  <w:rFonts w:ascii="Consolas" w:hAnsi="Consolas" w:cs="Segoe UI"/>
                  <w:color w:val="24292E"/>
                  <w:sz w:val="18"/>
                  <w:szCs w:val="18"/>
                </w:rPr>
                <w:t>(</w:t>
              </w:r>
              <w:r w:rsidRPr="00B55982">
                <w:rPr>
                  <w:rFonts w:ascii="Consolas" w:hAnsi="Consolas" w:cs="Segoe UI"/>
                  <w:color w:val="E36209"/>
                  <w:sz w:val="18"/>
                  <w:szCs w:val="18"/>
                </w:rPr>
                <w:t>ROI</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far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r w:rsidRPr="00B55982">
                <w:rPr>
                  <w:rFonts w:ascii="Consolas" w:hAnsi="Consolas" w:cs="Segoe UI"/>
                  <w:color w:val="24292E"/>
                  <w:sz w:val="18"/>
                  <w:szCs w:val="18"/>
                </w:rPr>
                <w:t>, [</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r w:rsidRPr="00B55982">
                <w:rPr>
                  <w:rFonts w:ascii="Consolas" w:hAnsi="Consolas" w:cs="Segoe UI"/>
                  <w:color w:val="24292E"/>
                  <w:sz w:val="18"/>
                  <w:szCs w:val="18"/>
                </w:rPr>
                <w:t>)</w:t>
              </w:r>
            </w:ins>
          </w:p>
        </w:tc>
      </w:tr>
      <w:tr w:rsidR="00B55982" w:rsidRPr="00B55982" w14:paraId="16AFF775" w14:textId="77777777" w:rsidTr="00B55982">
        <w:trPr>
          <w:ins w:id="1967" w:author="Cláudio Nóbrega" w:date="2020-07-18T10:53:00Z"/>
        </w:trPr>
        <w:tc>
          <w:tcPr>
            <w:tcW w:w="750" w:type="dxa"/>
            <w:shd w:val="clear" w:color="auto" w:fill="FFFFFF"/>
            <w:noWrap/>
            <w:tcMar>
              <w:top w:w="0" w:type="dxa"/>
              <w:left w:w="150" w:type="dxa"/>
              <w:bottom w:w="0" w:type="dxa"/>
              <w:right w:w="150" w:type="dxa"/>
            </w:tcMar>
            <w:hideMark/>
          </w:tcPr>
          <w:p w14:paraId="18885876" w14:textId="77777777" w:rsidR="00B55982" w:rsidRPr="00B55982" w:rsidRDefault="00B55982" w:rsidP="00B55982">
            <w:pPr>
              <w:spacing w:line="300" w:lineRule="atLeast"/>
              <w:jc w:val="left"/>
              <w:rPr>
                <w:ins w:id="196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B65C11" w14:textId="77777777" w:rsidR="00B55982" w:rsidRPr="00B55982" w:rsidRDefault="00B55982" w:rsidP="00B55982">
            <w:pPr>
              <w:spacing w:line="300" w:lineRule="atLeast"/>
              <w:jc w:val="left"/>
              <w:rPr>
                <w:ins w:id="1969" w:author="Cláudio Nóbrega" w:date="2020-07-18T10:53:00Z"/>
                <w:rFonts w:ascii="Consolas" w:hAnsi="Consolas" w:cs="Segoe UI"/>
                <w:color w:val="24292E"/>
                <w:sz w:val="18"/>
                <w:szCs w:val="18"/>
              </w:rPr>
            </w:pPr>
          </w:p>
          <w:p w14:paraId="0BF6D0AB" w14:textId="77777777" w:rsidR="00B55982" w:rsidRPr="00B55982" w:rsidRDefault="00B55982" w:rsidP="00B55982">
            <w:pPr>
              <w:spacing w:line="300" w:lineRule="atLeast"/>
              <w:jc w:val="right"/>
              <w:rPr>
                <w:ins w:id="1970" w:author="Cláudio Nóbrega" w:date="2020-07-18T10:53:00Z"/>
                <w:rFonts w:ascii="Times New Roman" w:hAnsi="Times New Roman"/>
                <w:sz w:val="20"/>
                <w:szCs w:val="20"/>
              </w:rPr>
            </w:pPr>
          </w:p>
        </w:tc>
      </w:tr>
      <w:tr w:rsidR="00B55982" w:rsidRPr="00B55982" w14:paraId="5E863B78" w14:textId="77777777" w:rsidTr="00B55982">
        <w:trPr>
          <w:ins w:id="1971" w:author="Cláudio Nóbrega" w:date="2020-07-18T10:53:00Z"/>
        </w:trPr>
        <w:tc>
          <w:tcPr>
            <w:tcW w:w="750" w:type="dxa"/>
            <w:shd w:val="clear" w:color="auto" w:fill="FFFFFF"/>
            <w:noWrap/>
            <w:tcMar>
              <w:top w:w="0" w:type="dxa"/>
              <w:left w:w="150" w:type="dxa"/>
              <w:bottom w:w="0" w:type="dxa"/>
              <w:right w:w="150" w:type="dxa"/>
            </w:tcMar>
            <w:hideMark/>
          </w:tcPr>
          <w:p w14:paraId="77B4F3FB" w14:textId="77777777" w:rsidR="00B55982" w:rsidRPr="00B55982" w:rsidRDefault="00B55982" w:rsidP="00B55982">
            <w:pPr>
              <w:spacing w:line="300" w:lineRule="atLeast"/>
              <w:jc w:val="left"/>
              <w:rPr>
                <w:ins w:id="1972"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7400D207" w14:textId="77777777" w:rsidR="00B55982" w:rsidRPr="00B55982" w:rsidRDefault="00B55982" w:rsidP="00B55982">
            <w:pPr>
              <w:spacing w:line="300" w:lineRule="atLeast"/>
              <w:jc w:val="left"/>
              <w:rPr>
                <w:ins w:id="1973" w:author="Cláudio Nóbrega" w:date="2020-07-18T10:53:00Z"/>
                <w:rFonts w:ascii="Consolas" w:hAnsi="Consolas" w:cs="Segoe UI"/>
                <w:color w:val="24292E"/>
                <w:sz w:val="18"/>
                <w:szCs w:val="18"/>
              </w:rPr>
            </w:pPr>
            <w:ins w:id="197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6F42C1"/>
                  <w:sz w:val="18"/>
                  <w:szCs w:val="18"/>
                </w:rPr>
                <w:t>len</w:t>
              </w:r>
              <w:proofErr w:type="spellEnd"/>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&gt;=</w:t>
              </w:r>
              <w:r w:rsidRPr="00B55982">
                <w:rPr>
                  <w:rFonts w:ascii="Consolas" w:hAnsi="Consolas" w:cs="Segoe UI"/>
                  <w:color w:val="24292E"/>
                  <w:sz w:val="18"/>
                  <w:szCs w:val="18"/>
                </w:rPr>
                <w:t xml:space="preserve"> </w:t>
              </w:r>
              <w:r w:rsidRPr="00B55982">
                <w:rPr>
                  <w:rFonts w:ascii="Consolas" w:hAnsi="Consolas" w:cs="Segoe UI"/>
                  <w:color w:val="005CC5"/>
                  <w:sz w:val="18"/>
                  <w:szCs w:val="18"/>
                </w:rPr>
                <w:t>5</w:t>
              </w:r>
              <w:r w:rsidRPr="00B55982">
                <w:rPr>
                  <w:rFonts w:ascii="Consolas" w:hAnsi="Consolas" w:cs="Segoe UI"/>
                  <w:color w:val="24292E"/>
                  <w:sz w:val="18"/>
                  <w:szCs w:val="18"/>
                </w:rPr>
                <w:t>:</w:t>
              </w:r>
            </w:ins>
          </w:p>
        </w:tc>
      </w:tr>
      <w:tr w:rsidR="00B55982" w:rsidRPr="00B55982" w14:paraId="53C3856A" w14:textId="77777777" w:rsidTr="00B55982">
        <w:trPr>
          <w:ins w:id="1975" w:author="Cláudio Nóbrega" w:date="2020-07-18T10:53:00Z"/>
        </w:trPr>
        <w:tc>
          <w:tcPr>
            <w:tcW w:w="750" w:type="dxa"/>
            <w:shd w:val="clear" w:color="auto" w:fill="FFFFFF"/>
            <w:noWrap/>
            <w:tcMar>
              <w:top w:w="0" w:type="dxa"/>
              <w:left w:w="150" w:type="dxa"/>
              <w:bottom w:w="0" w:type="dxa"/>
              <w:right w:w="150" w:type="dxa"/>
            </w:tcMar>
            <w:hideMark/>
          </w:tcPr>
          <w:p w14:paraId="5EA45E35" w14:textId="77777777" w:rsidR="00B55982" w:rsidRPr="00B55982" w:rsidRDefault="00B55982" w:rsidP="00B55982">
            <w:pPr>
              <w:spacing w:line="300" w:lineRule="atLeast"/>
              <w:jc w:val="left"/>
              <w:rPr>
                <w:ins w:id="197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BEFB82" w14:textId="77777777" w:rsidR="00B55982" w:rsidRPr="00B55982" w:rsidRDefault="00B55982" w:rsidP="00B55982">
            <w:pPr>
              <w:spacing w:line="300" w:lineRule="atLeast"/>
              <w:jc w:val="left"/>
              <w:rPr>
                <w:ins w:id="1977" w:author="Cláudio Nóbrega" w:date="2020-07-18T10:53:00Z"/>
                <w:rFonts w:ascii="Consolas" w:hAnsi="Consolas" w:cs="Segoe UI"/>
                <w:color w:val="24292E"/>
                <w:sz w:val="18"/>
                <w:szCs w:val="18"/>
              </w:rPr>
            </w:pPr>
            <w:ins w:id="197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x_centre</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y_centre</w:t>
              </w:r>
              <w:proofErr w:type="spellEnd"/>
              <w:r w:rsidRPr="00B55982">
                <w:rPr>
                  <w:rFonts w:ascii="Consolas" w:hAnsi="Consolas" w:cs="Segoe UI"/>
                  <w:color w:val="24292E"/>
                  <w:sz w:val="18"/>
                  <w:szCs w:val="18"/>
                </w:rPr>
                <w:t>), (</w:t>
              </w:r>
              <w:proofErr w:type="spellStart"/>
              <w:r w:rsidRPr="00B55982">
                <w:rPr>
                  <w:rFonts w:ascii="Consolas" w:hAnsi="Consolas" w:cs="Segoe UI"/>
                  <w:color w:val="24292E"/>
                  <w:sz w:val="18"/>
                  <w:szCs w:val="18"/>
                </w:rPr>
                <w:t>minor_axis</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major_axis</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angle_t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cv2.</w:t>
              </w:r>
              <w:r w:rsidRPr="00B55982">
                <w:rPr>
                  <w:rFonts w:ascii="Consolas" w:hAnsi="Consolas" w:cs="Segoe UI"/>
                  <w:color w:val="6F42C1"/>
                  <w:sz w:val="18"/>
                  <w:szCs w:val="18"/>
                </w:rPr>
                <w:t>fitEllipse</w:t>
              </w:r>
              <w:r w:rsidRPr="00B55982">
                <w:rPr>
                  <w:rFonts w:ascii="Consolas" w:hAnsi="Consolas" w:cs="Segoe UI"/>
                  <w:color w:val="24292E"/>
                  <w:sz w:val="18"/>
                  <w:szCs w:val="18"/>
                </w:rPr>
                <w:t>(</w:t>
              </w:r>
              <w:proofErr w:type="spellStart"/>
              <w:r w:rsidRPr="00B55982">
                <w:rPr>
                  <w:rFonts w:ascii="Consolas" w:hAnsi="Consolas" w:cs="Segoe UI"/>
                  <w:color w:val="24292E"/>
                  <w:sz w:val="18"/>
                  <w:szCs w:val="18"/>
                </w:rPr>
                <w:t>cnt</w:t>
              </w:r>
              <w:proofErr w:type="spellEnd"/>
              <w:r w:rsidRPr="00B55982">
                <w:rPr>
                  <w:rFonts w:ascii="Consolas" w:hAnsi="Consolas" w:cs="Segoe UI"/>
                  <w:color w:val="24292E"/>
                  <w:sz w:val="18"/>
                  <w:szCs w:val="18"/>
                </w:rPr>
                <w:t>)</w:t>
              </w:r>
            </w:ins>
          </w:p>
        </w:tc>
      </w:tr>
      <w:tr w:rsidR="00B55982" w:rsidRPr="00B55982" w14:paraId="47051C38" w14:textId="77777777" w:rsidTr="00B55982">
        <w:trPr>
          <w:ins w:id="1979" w:author="Cláudio Nóbrega" w:date="2020-07-18T10:53:00Z"/>
        </w:trPr>
        <w:tc>
          <w:tcPr>
            <w:tcW w:w="750" w:type="dxa"/>
            <w:shd w:val="clear" w:color="auto" w:fill="FFFFFF"/>
            <w:noWrap/>
            <w:tcMar>
              <w:top w:w="0" w:type="dxa"/>
              <w:left w:w="150" w:type="dxa"/>
              <w:bottom w:w="0" w:type="dxa"/>
              <w:right w:w="150" w:type="dxa"/>
            </w:tcMar>
            <w:hideMark/>
          </w:tcPr>
          <w:p w14:paraId="0EE20F86" w14:textId="77777777" w:rsidR="00B55982" w:rsidRPr="00B55982" w:rsidRDefault="00B55982" w:rsidP="00B55982">
            <w:pPr>
              <w:spacing w:line="300" w:lineRule="atLeast"/>
              <w:jc w:val="left"/>
              <w:rPr>
                <w:ins w:id="198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7A3D42" w14:textId="77777777" w:rsidR="00B55982" w:rsidRPr="00B55982" w:rsidRDefault="00B55982" w:rsidP="00B55982">
            <w:pPr>
              <w:spacing w:line="300" w:lineRule="atLeast"/>
              <w:jc w:val="left"/>
              <w:rPr>
                <w:ins w:id="1981" w:author="Cláudio Nóbrega" w:date="2020-07-18T10:53:00Z"/>
                <w:rFonts w:ascii="Consolas" w:hAnsi="Consolas" w:cs="Segoe UI"/>
                <w:color w:val="24292E"/>
                <w:sz w:val="18"/>
                <w:szCs w:val="18"/>
              </w:rPr>
            </w:pPr>
          </w:p>
          <w:p w14:paraId="198CBB96" w14:textId="77777777" w:rsidR="00B55982" w:rsidRPr="00B55982" w:rsidRDefault="00B55982" w:rsidP="00B55982">
            <w:pPr>
              <w:spacing w:line="300" w:lineRule="atLeast"/>
              <w:jc w:val="right"/>
              <w:rPr>
                <w:ins w:id="1982" w:author="Cláudio Nóbrega" w:date="2020-07-18T10:53:00Z"/>
                <w:rFonts w:ascii="Times New Roman" w:hAnsi="Times New Roman"/>
                <w:sz w:val="20"/>
                <w:szCs w:val="20"/>
              </w:rPr>
            </w:pPr>
          </w:p>
        </w:tc>
      </w:tr>
      <w:tr w:rsidR="00B55982" w:rsidRPr="00B55982" w14:paraId="17556A6B" w14:textId="77777777" w:rsidTr="00B55982">
        <w:trPr>
          <w:ins w:id="1983" w:author="Cláudio Nóbrega" w:date="2020-07-18T10:53:00Z"/>
        </w:trPr>
        <w:tc>
          <w:tcPr>
            <w:tcW w:w="750" w:type="dxa"/>
            <w:shd w:val="clear" w:color="auto" w:fill="FFFFFF"/>
            <w:noWrap/>
            <w:tcMar>
              <w:top w:w="0" w:type="dxa"/>
              <w:left w:w="150" w:type="dxa"/>
              <w:bottom w:w="0" w:type="dxa"/>
              <w:right w:w="150" w:type="dxa"/>
            </w:tcMar>
            <w:hideMark/>
          </w:tcPr>
          <w:p w14:paraId="2A18690F" w14:textId="77777777" w:rsidR="00B55982" w:rsidRPr="00B55982" w:rsidRDefault="00B55982" w:rsidP="00B55982">
            <w:pPr>
              <w:spacing w:line="300" w:lineRule="atLeast"/>
              <w:jc w:val="left"/>
              <w:rPr>
                <w:ins w:id="1984"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058340B1" w14:textId="77777777" w:rsidR="00B55982" w:rsidRPr="00B55982" w:rsidRDefault="00B55982" w:rsidP="00B55982">
            <w:pPr>
              <w:spacing w:line="300" w:lineRule="atLeast"/>
              <w:jc w:val="left"/>
              <w:rPr>
                <w:ins w:id="1985" w:author="Cláudio Nóbrega" w:date="2020-07-18T10:53:00Z"/>
                <w:rFonts w:ascii="Consolas" w:hAnsi="Consolas" w:cs="Segoe UI"/>
                <w:color w:val="24292E"/>
                <w:sz w:val="18"/>
                <w:szCs w:val="18"/>
              </w:rPr>
            </w:pPr>
            <w:ins w:id="198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w:t>
              </w:r>
            </w:ins>
          </w:p>
        </w:tc>
      </w:tr>
      <w:tr w:rsidR="00B55982" w:rsidRPr="00B55982" w14:paraId="20E4DAEC" w14:textId="77777777" w:rsidTr="00B55982">
        <w:trPr>
          <w:ins w:id="1987" w:author="Cláudio Nóbrega" w:date="2020-07-18T10:53:00Z"/>
        </w:trPr>
        <w:tc>
          <w:tcPr>
            <w:tcW w:w="750" w:type="dxa"/>
            <w:shd w:val="clear" w:color="auto" w:fill="FFFFFF"/>
            <w:noWrap/>
            <w:tcMar>
              <w:top w:w="0" w:type="dxa"/>
              <w:left w:w="150" w:type="dxa"/>
              <w:bottom w:w="0" w:type="dxa"/>
              <w:right w:w="150" w:type="dxa"/>
            </w:tcMar>
            <w:hideMark/>
          </w:tcPr>
          <w:p w14:paraId="42E0537A" w14:textId="77777777" w:rsidR="00B55982" w:rsidRPr="00B55982" w:rsidRDefault="00B55982" w:rsidP="00B55982">
            <w:pPr>
              <w:spacing w:line="300" w:lineRule="atLeast"/>
              <w:jc w:val="left"/>
              <w:rPr>
                <w:ins w:id="198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EF4989" w14:textId="77777777" w:rsidR="00B55982" w:rsidRPr="00B55982" w:rsidRDefault="00B55982" w:rsidP="00B55982">
            <w:pPr>
              <w:spacing w:line="300" w:lineRule="atLeast"/>
              <w:jc w:val="left"/>
              <w:rPr>
                <w:ins w:id="1989" w:author="Cláudio Nóbrega" w:date="2020-07-18T10:53:00Z"/>
                <w:rFonts w:ascii="Consolas" w:hAnsi="Consolas" w:cs="Segoe UI"/>
                <w:color w:val="24292E"/>
                <w:sz w:val="18"/>
                <w:szCs w:val="18"/>
              </w:rPr>
            </w:pPr>
            <w:ins w:id="199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area_of_circle</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area</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r w:rsidRPr="00B55982">
                <w:rPr>
                  <w:rFonts w:ascii="Consolas" w:hAnsi="Consolas" w:cs="Segoe UI"/>
                  <w:color w:val="005CC5"/>
                  <w:sz w:val="18"/>
                  <w:szCs w:val="18"/>
                </w:rPr>
                <w:t>5000</w:t>
              </w:r>
              <w:r w:rsidRPr="00B55982">
                <w:rPr>
                  <w:rFonts w:ascii="Consolas" w:hAnsi="Consolas" w:cs="Segoe UI"/>
                  <w:color w:val="24292E"/>
                  <w:sz w:val="18"/>
                  <w:szCs w:val="18"/>
                </w:rPr>
                <w:t>:</w:t>
              </w:r>
            </w:ins>
          </w:p>
        </w:tc>
      </w:tr>
      <w:tr w:rsidR="00B55982" w:rsidRPr="00B55982" w14:paraId="2EE2BD04" w14:textId="77777777" w:rsidTr="00B55982">
        <w:trPr>
          <w:ins w:id="1991" w:author="Cláudio Nóbrega" w:date="2020-07-18T10:53:00Z"/>
        </w:trPr>
        <w:tc>
          <w:tcPr>
            <w:tcW w:w="750" w:type="dxa"/>
            <w:shd w:val="clear" w:color="auto" w:fill="FFFFFF"/>
            <w:noWrap/>
            <w:tcMar>
              <w:top w:w="0" w:type="dxa"/>
              <w:left w:w="150" w:type="dxa"/>
              <w:bottom w:w="0" w:type="dxa"/>
              <w:right w:w="150" w:type="dxa"/>
            </w:tcMar>
            <w:hideMark/>
          </w:tcPr>
          <w:p w14:paraId="06AF5486" w14:textId="77777777" w:rsidR="00B55982" w:rsidRPr="00B55982" w:rsidRDefault="00B55982" w:rsidP="00B55982">
            <w:pPr>
              <w:spacing w:line="300" w:lineRule="atLeast"/>
              <w:jc w:val="left"/>
              <w:rPr>
                <w:ins w:id="199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4A426B" w14:textId="77777777" w:rsidR="00B55982" w:rsidRPr="00B55982" w:rsidRDefault="00B55982" w:rsidP="00B55982">
            <w:pPr>
              <w:spacing w:line="300" w:lineRule="atLeast"/>
              <w:jc w:val="left"/>
              <w:rPr>
                <w:ins w:id="1993" w:author="Cláudio Nóbrega" w:date="2020-07-18T10:53:00Z"/>
                <w:rFonts w:ascii="Consolas" w:hAnsi="Consolas" w:cs="Segoe UI"/>
                <w:color w:val="24292E"/>
                <w:sz w:val="18"/>
                <w:szCs w:val="18"/>
              </w:rPr>
            </w:pPr>
            <w:ins w:id="1994"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print('A')</w:t>
              </w:r>
            </w:ins>
          </w:p>
        </w:tc>
      </w:tr>
      <w:tr w:rsidR="00B55982" w:rsidRPr="00B55982" w14:paraId="7BF33562" w14:textId="77777777" w:rsidTr="00B55982">
        <w:trPr>
          <w:ins w:id="1995" w:author="Cláudio Nóbrega" w:date="2020-07-18T10:53:00Z"/>
        </w:trPr>
        <w:tc>
          <w:tcPr>
            <w:tcW w:w="750" w:type="dxa"/>
            <w:shd w:val="clear" w:color="auto" w:fill="FFFFFF"/>
            <w:noWrap/>
            <w:tcMar>
              <w:top w:w="0" w:type="dxa"/>
              <w:left w:w="150" w:type="dxa"/>
              <w:bottom w:w="0" w:type="dxa"/>
              <w:right w:w="150" w:type="dxa"/>
            </w:tcMar>
            <w:hideMark/>
          </w:tcPr>
          <w:p w14:paraId="4B7A1A7E" w14:textId="77777777" w:rsidR="00B55982" w:rsidRPr="00B55982" w:rsidRDefault="00B55982" w:rsidP="00B55982">
            <w:pPr>
              <w:spacing w:line="300" w:lineRule="atLeast"/>
              <w:jc w:val="left"/>
              <w:rPr>
                <w:ins w:id="199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573E06" w14:textId="77777777" w:rsidR="00B55982" w:rsidRPr="00B55982" w:rsidRDefault="00B55982" w:rsidP="00B55982">
            <w:pPr>
              <w:spacing w:line="300" w:lineRule="atLeast"/>
              <w:jc w:val="left"/>
              <w:rPr>
                <w:ins w:id="1997" w:author="Cláudio Nóbrega" w:date="2020-07-18T10:53:00Z"/>
                <w:rFonts w:ascii="Consolas" w:hAnsi="Consolas" w:cs="Segoe UI"/>
                <w:color w:val="24292E"/>
                <w:sz w:val="18"/>
                <w:szCs w:val="18"/>
              </w:rPr>
            </w:pPr>
            <w:ins w:id="199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'A'</w:t>
              </w:r>
            </w:ins>
          </w:p>
        </w:tc>
      </w:tr>
      <w:tr w:rsidR="00B55982" w:rsidRPr="00B55982" w14:paraId="6692F4AE" w14:textId="77777777" w:rsidTr="00B55982">
        <w:trPr>
          <w:ins w:id="1999" w:author="Cláudio Nóbrega" w:date="2020-07-18T10:53:00Z"/>
        </w:trPr>
        <w:tc>
          <w:tcPr>
            <w:tcW w:w="750" w:type="dxa"/>
            <w:shd w:val="clear" w:color="auto" w:fill="FFFFFF"/>
            <w:noWrap/>
            <w:tcMar>
              <w:top w:w="0" w:type="dxa"/>
              <w:left w:w="150" w:type="dxa"/>
              <w:bottom w:w="0" w:type="dxa"/>
              <w:right w:w="150" w:type="dxa"/>
            </w:tcMar>
            <w:hideMark/>
          </w:tcPr>
          <w:p w14:paraId="3C53DC33" w14:textId="77777777" w:rsidR="00B55982" w:rsidRPr="00B55982" w:rsidRDefault="00B55982" w:rsidP="00B55982">
            <w:pPr>
              <w:spacing w:line="300" w:lineRule="atLeast"/>
              <w:jc w:val="left"/>
              <w:rPr>
                <w:ins w:id="200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336412" w14:textId="77777777" w:rsidR="00B55982" w:rsidRPr="00B55982" w:rsidRDefault="00B55982" w:rsidP="00B55982">
            <w:pPr>
              <w:spacing w:line="300" w:lineRule="atLeast"/>
              <w:jc w:val="left"/>
              <w:rPr>
                <w:ins w:id="2001" w:author="Cláudio Nóbrega" w:date="2020-07-18T10:53:00Z"/>
                <w:rFonts w:ascii="Consolas" w:hAnsi="Consolas" w:cs="Segoe UI"/>
                <w:color w:val="24292E"/>
                <w:sz w:val="18"/>
                <w:szCs w:val="18"/>
              </w:rPr>
            </w:pPr>
            <w:ins w:id="200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angle_t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&gt;</w:t>
              </w:r>
              <w:r w:rsidRPr="00B55982">
                <w:rPr>
                  <w:rFonts w:ascii="Consolas" w:hAnsi="Consolas" w:cs="Segoe UI"/>
                  <w:color w:val="24292E"/>
                  <w:sz w:val="18"/>
                  <w:szCs w:val="18"/>
                </w:rPr>
                <w:t xml:space="preserve"> </w:t>
              </w:r>
              <w:r w:rsidRPr="00B55982">
                <w:rPr>
                  <w:rFonts w:ascii="Consolas" w:hAnsi="Consolas" w:cs="Segoe UI"/>
                  <w:color w:val="005CC5"/>
                  <w:sz w:val="18"/>
                  <w:szCs w:val="18"/>
                </w:rPr>
                <w:t>120</w:t>
              </w:r>
              <w:r w:rsidRPr="00B55982">
                <w:rPr>
                  <w:rFonts w:ascii="Consolas" w:hAnsi="Consolas" w:cs="Segoe UI"/>
                  <w:color w:val="24292E"/>
                  <w:sz w:val="18"/>
                  <w:szCs w:val="18"/>
                </w:rPr>
                <w:t>:</w:t>
              </w:r>
            </w:ins>
          </w:p>
        </w:tc>
      </w:tr>
      <w:tr w:rsidR="00B55982" w:rsidRPr="00B55982" w14:paraId="6CA02039" w14:textId="77777777" w:rsidTr="00B55982">
        <w:trPr>
          <w:ins w:id="2003" w:author="Cláudio Nóbrega" w:date="2020-07-18T10:53:00Z"/>
        </w:trPr>
        <w:tc>
          <w:tcPr>
            <w:tcW w:w="750" w:type="dxa"/>
            <w:shd w:val="clear" w:color="auto" w:fill="FFFFFF"/>
            <w:noWrap/>
            <w:tcMar>
              <w:top w:w="0" w:type="dxa"/>
              <w:left w:w="150" w:type="dxa"/>
              <w:bottom w:w="0" w:type="dxa"/>
              <w:right w:w="150" w:type="dxa"/>
            </w:tcMar>
            <w:hideMark/>
          </w:tcPr>
          <w:p w14:paraId="2EC1B804" w14:textId="77777777" w:rsidR="00B55982" w:rsidRPr="00B55982" w:rsidRDefault="00B55982" w:rsidP="00B55982">
            <w:pPr>
              <w:spacing w:line="300" w:lineRule="atLeast"/>
              <w:jc w:val="left"/>
              <w:rPr>
                <w:ins w:id="200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BD2E25" w14:textId="77777777" w:rsidR="00B55982" w:rsidRPr="00B55982" w:rsidRDefault="00B55982" w:rsidP="00B55982">
            <w:pPr>
              <w:spacing w:line="300" w:lineRule="atLeast"/>
              <w:jc w:val="left"/>
              <w:rPr>
                <w:ins w:id="2005" w:author="Cláudio Nóbrega" w:date="2020-07-18T10:53:00Z"/>
                <w:rFonts w:ascii="Consolas" w:hAnsi="Consolas" w:cs="Segoe UI"/>
                <w:color w:val="24292E"/>
                <w:sz w:val="18"/>
                <w:szCs w:val="18"/>
              </w:rPr>
            </w:pPr>
            <w:ins w:id="200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'U'</w:t>
              </w:r>
            </w:ins>
          </w:p>
        </w:tc>
      </w:tr>
      <w:tr w:rsidR="00B55982" w:rsidRPr="00B55982" w14:paraId="40A2B164" w14:textId="77777777" w:rsidTr="00B55982">
        <w:trPr>
          <w:ins w:id="2007" w:author="Cláudio Nóbrega" w:date="2020-07-18T10:53:00Z"/>
        </w:trPr>
        <w:tc>
          <w:tcPr>
            <w:tcW w:w="750" w:type="dxa"/>
            <w:shd w:val="clear" w:color="auto" w:fill="FFFFFF"/>
            <w:noWrap/>
            <w:tcMar>
              <w:top w:w="0" w:type="dxa"/>
              <w:left w:w="150" w:type="dxa"/>
              <w:bottom w:w="0" w:type="dxa"/>
              <w:right w:w="150" w:type="dxa"/>
            </w:tcMar>
            <w:hideMark/>
          </w:tcPr>
          <w:p w14:paraId="5601224B" w14:textId="77777777" w:rsidR="00B55982" w:rsidRPr="00B55982" w:rsidRDefault="00B55982" w:rsidP="00B55982">
            <w:pPr>
              <w:spacing w:line="300" w:lineRule="atLeast"/>
              <w:jc w:val="left"/>
              <w:rPr>
                <w:ins w:id="200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8D6D31" w14:textId="77777777" w:rsidR="00B55982" w:rsidRPr="00B55982" w:rsidRDefault="00B55982" w:rsidP="00B55982">
            <w:pPr>
              <w:spacing w:line="300" w:lineRule="atLeast"/>
              <w:jc w:val="left"/>
              <w:rPr>
                <w:ins w:id="2009" w:author="Cláudio Nóbrega" w:date="2020-07-18T10:53:00Z"/>
                <w:rFonts w:ascii="Consolas" w:hAnsi="Consolas" w:cs="Segoe UI"/>
                <w:color w:val="24292E"/>
                <w:sz w:val="18"/>
                <w:szCs w:val="18"/>
              </w:rPr>
            </w:pPr>
            <w:ins w:id="201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area</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&gt;</w:t>
              </w:r>
              <w:r w:rsidRPr="00B55982">
                <w:rPr>
                  <w:rFonts w:ascii="Consolas" w:hAnsi="Consolas" w:cs="Segoe UI"/>
                  <w:color w:val="24292E"/>
                  <w:sz w:val="18"/>
                  <w:szCs w:val="18"/>
                </w:rPr>
                <w:t xml:space="preserve"> </w:t>
              </w:r>
              <w:r w:rsidRPr="00B55982">
                <w:rPr>
                  <w:rFonts w:ascii="Consolas" w:hAnsi="Consolas" w:cs="Segoe UI"/>
                  <w:color w:val="005CC5"/>
                  <w:sz w:val="18"/>
                  <w:szCs w:val="18"/>
                </w:rPr>
                <w:t>120000</w:t>
              </w:r>
              <w:r w:rsidRPr="00B55982">
                <w:rPr>
                  <w:rFonts w:ascii="Consolas" w:hAnsi="Consolas" w:cs="Segoe UI"/>
                  <w:color w:val="24292E"/>
                  <w:sz w:val="18"/>
                  <w:szCs w:val="18"/>
                </w:rPr>
                <w:t>:</w:t>
              </w:r>
            </w:ins>
          </w:p>
        </w:tc>
      </w:tr>
      <w:tr w:rsidR="00B55982" w:rsidRPr="00B55982" w14:paraId="2561BC79" w14:textId="77777777" w:rsidTr="00B55982">
        <w:trPr>
          <w:ins w:id="2011" w:author="Cláudio Nóbrega" w:date="2020-07-18T10:53:00Z"/>
        </w:trPr>
        <w:tc>
          <w:tcPr>
            <w:tcW w:w="750" w:type="dxa"/>
            <w:shd w:val="clear" w:color="auto" w:fill="FFFFFF"/>
            <w:noWrap/>
            <w:tcMar>
              <w:top w:w="0" w:type="dxa"/>
              <w:left w:w="150" w:type="dxa"/>
              <w:bottom w:w="0" w:type="dxa"/>
              <w:right w:w="150" w:type="dxa"/>
            </w:tcMar>
            <w:hideMark/>
          </w:tcPr>
          <w:p w14:paraId="3C7C12D5" w14:textId="77777777" w:rsidR="00B55982" w:rsidRPr="00B55982" w:rsidRDefault="00B55982" w:rsidP="00B55982">
            <w:pPr>
              <w:spacing w:line="300" w:lineRule="atLeast"/>
              <w:jc w:val="left"/>
              <w:rPr>
                <w:ins w:id="20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EB567C" w14:textId="77777777" w:rsidR="00B55982" w:rsidRPr="00B55982" w:rsidRDefault="00B55982" w:rsidP="00B55982">
            <w:pPr>
              <w:spacing w:line="300" w:lineRule="atLeast"/>
              <w:jc w:val="left"/>
              <w:rPr>
                <w:ins w:id="2013" w:author="Cláudio Nóbrega" w:date="2020-07-18T10:53:00Z"/>
                <w:rFonts w:ascii="Consolas" w:hAnsi="Consolas" w:cs="Segoe UI"/>
                <w:color w:val="24292E"/>
                <w:sz w:val="18"/>
                <w:szCs w:val="18"/>
              </w:rPr>
            </w:pPr>
            <w:ins w:id="201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'B'</w:t>
              </w:r>
            </w:ins>
          </w:p>
        </w:tc>
      </w:tr>
      <w:tr w:rsidR="00B55982" w:rsidRPr="00B55982" w14:paraId="1F87881A" w14:textId="77777777" w:rsidTr="00B55982">
        <w:trPr>
          <w:ins w:id="2015" w:author="Cláudio Nóbrega" w:date="2020-07-18T10:53:00Z"/>
        </w:trPr>
        <w:tc>
          <w:tcPr>
            <w:tcW w:w="750" w:type="dxa"/>
            <w:shd w:val="clear" w:color="auto" w:fill="FFFFFF"/>
            <w:noWrap/>
            <w:tcMar>
              <w:top w:w="0" w:type="dxa"/>
              <w:left w:w="150" w:type="dxa"/>
              <w:bottom w:w="0" w:type="dxa"/>
              <w:right w:w="150" w:type="dxa"/>
            </w:tcMar>
            <w:hideMark/>
          </w:tcPr>
          <w:p w14:paraId="31883750" w14:textId="77777777" w:rsidR="00B55982" w:rsidRPr="00B55982" w:rsidRDefault="00B55982" w:rsidP="00B55982">
            <w:pPr>
              <w:spacing w:line="300" w:lineRule="atLeast"/>
              <w:jc w:val="left"/>
              <w:rPr>
                <w:ins w:id="201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BECB3B" w14:textId="77777777" w:rsidR="00B55982" w:rsidRPr="00B55982" w:rsidRDefault="00B55982" w:rsidP="00B55982">
            <w:pPr>
              <w:spacing w:line="300" w:lineRule="atLeast"/>
              <w:jc w:val="left"/>
              <w:rPr>
                <w:ins w:id="2017" w:author="Cláudio Nóbrega" w:date="2020-07-18T10:53:00Z"/>
                <w:rFonts w:ascii="Consolas" w:hAnsi="Consolas" w:cs="Segoe UI"/>
                <w:color w:val="24292E"/>
                <w:sz w:val="18"/>
                <w:szCs w:val="18"/>
              </w:rPr>
            </w:pPr>
            <w:ins w:id="201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fingers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1</w:t>
              </w:r>
              <w:r w:rsidRPr="00B55982">
                <w:rPr>
                  <w:rFonts w:ascii="Consolas" w:hAnsi="Consolas" w:cs="Segoe UI"/>
                  <w:color w:val="24292E"/>
                  <w:sz w:val="18"/>
                  <w:szCs w:val="18"/>
                </w:rPr>
                <w:t>:</w:t>
              </w:r>
            </w:ins>
          </w:p>
        </w:tc>
      </w:tr>
      <w:tr w:rsidR="00B55982" w:rsidRPr="00B55982" w14:paraId="2E06BD73" w14:textId="77777777" w:rsidTr="00B55982">
        <w:trPr>
          <w:ins w:id="2019" w:author="Cláudio Nóbrega" w:date="2020-07-18T10:53:00Z"/>
        </w:trPr>
        <w:tc>
          <w:tcPr>
            <w:tcW w:w="750" w:type="dxa"/>
            <w:shd w:val="clear" w:color="auto" w:fill="FFFFFF"/>
            <w:noWrap/>
            <w:tcMar>
              <w:top w:w="0" w:type="dxa"/>
              <w:left w:w="150" w:type="dxa"/>
              <w:bottom w:w="0" w:type="dxa"/>
              <w:right w:w="150" w:type="dxa"/>
            </w:tcMar>
            <w:hideMark/>
          </w:tcPr>
          <w:p w14:paraId="2D7D15FA" w14:textId="77777777" w:rsidR="00B55982" w:rsidRPr="00B55982" w:rsidRDefault="00B55982" w:rsidP="00B55982">
            <w:pPr>
              <w:spacing w:line="300" w:lineRule="atLeast"/>
              <w:jc w:val="left"/>
              <w:rPr>
                <w:ins w:id="202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C0EB11" w14:textId="77777777" w:rsidR="00B55982" w:rsidRPr="00B55982" w:rsidRDefault="00B55982" w:rsidP="00B55982">
            <w:pPr>
              <w:spacing w:line="300" w:lineRule="atLeast"/>
              <w:jc w:val="left"/>
              <w:rPr>
                <w:ins w:id="2021" w:author="Cláudio Nóbrega" w:date="2020-07-18T10:53:00Z"/>
                <w:rFonts w:ascii="Consolas" w:hAnsi="Consolas" w:cs="Segoe UI"/>
                <w:color w:val="24292E"/>
                <w:sz w:val="18"/>
                <w:szCs w:val="18"/>
              </w:rPr>
            </w:pPr>
            <w:ins w:id="202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40</w:t>
              </w:r>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angle_t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r w:rsidRPr="00B55982">
                <w:rPr>
                  <w:rFonts w:ascii="Consolas" w:hAnsi="Consolas" w:cs="Segoe UI"/>
                  <w:color w:val="005CC5"/>
                  <w:sz w:val="18"/>
                  <w:szCs w:val="18"/>
                </w:rPr>
                <w:t>66</w:t>
              </w:r>
              <w:r w:rsidRPr="00B55982">
                <w:rPr>
                  <w:rFonts w:ascii="Consolas" w:hAnsi="Consolas" w:cs="Segoe UI"/>
                  <w:color w:val="24292E"/>
                  <w:sz w:val="18"/>
                  <w:szCs w:val="18"/>
                </w:rPr>
                <w:t>:</w:t>
              </w:r>
            </w:ins>
          </w:p>
        </w:tc>
      </w:tr>
      <w:tr w:rsidR="00B55982" w:rsidRPr="00B55982" w14:paraId="4B6A9033" w14:textId="77777777" w:rsidTr="00B55982">
        <w:trPr>
          <w:ins w:id="2023" w:author="Cláudio Nóbrega" w:date="2020-07-18T10:53:00Z"/>
        </w:trPr>
        <w:tc>
          <w:tcPr>
            <w:tcW w:w="750" w:type="dxa"/>
            <w:shd w:val="clear" w:color="auto" w:fill="FFFFFF"/>
            <w:noWrap/>
            <w:tcMar>
              <w:top w:w="0" w:type="dxa"/>
              <w:left w:w="150" w:type="dxa"/>
              <w:bottom w:w="0" w:type="dxa"/>
              <w:right w:w="150" w:type="dxa"/>
            </w:tcMar>
            <w:hideMark/>
          </w:tcPr>
          <w:p w14:paraId="539EA930" w14:textId="77777777" w:rsidR="00B55982" w:rsidRPr="00B55982" w:rsidRDefault="00B55982" w:rsidP="00B55982">
            <w:pPr>
              <w:spacing w:line="300" w:lineRule="atLeast"/>
              <w:jc w:val="left"/>
              <w:rPr>
                <w:ins w:id="202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CD6A10" w14:textId="77777777" w:rsidR="00B55982" w:rsidRPr="00B55982" w:rsidRDefault="00B55982" w:rsidP="00B55982">
            <w:pPr>
              <w:spacing w:line="300" w:lineRule="atLeast"/>
              <w:jc w:val="left"/>
              <w:rPr>
                <w:ins w:id="2025" w:author="Cláudio Nóbrega" w:date="2020-07-18T10:53:00Z"/>
                <w:rFonts w:ascii="Consolas" w:hAnsi="Consolas" w:cs="Segoe UI"/>
                <w:color w:val="24292E"/>
                <w:sz w:val="18"/>
                <w:szCs w:val="18"/>
              </w:rPr>
            </w:pPr>
            <w:ins w:id="202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print('C')</w:t>
              </w:r>
            </w:ins>
          </w:p>
        </w:tc>
      </w:tr>
      <w:tr w:rsidR="00B55982" w:rsidRPr="00B55982" w14:paraId="2673B60A" w14:textId="77777777" w:rsidTr="00B55982">
        <w:trPr>
          <w:ins w:id="2027" w:author="Cláudio Nóbrega" w:date="2020-07-18T10:53:00Z"/>
        </w:trPr>
        <w:tc>
          <w:tcPr>
            <w:tcW w:w="750" w:type="dxa"/>
            <w:shd w:val="clear" w:color="auto" w:fill="FFFFFF"/>
            <w:noWrap/>
            <w:tcMar>
              <w:top w:w="0" w:type="dxa"/>
              <w:left w:w="150" w:type="dxa"/>
              <w:bottom w:w="0" w:type="dxa"/>
              <w:right w:w="150" w:type="dxa"/>
            </w:tcMar>
            <w:hideMark/>
          </w:tcPr>
          <w:p w14:paraId="522ACAB2" w14:textId="77777777" w:rsidR="00B55982" w:rsidRPr="00B55982" w:rsidRDefault="00B55982" w:rsidP="00B55982">
            <w:pPr>
              <w:spacing w:line="300" w:lineRule="atLeast"/>
              <w:jc w:val="left"/>
              <w:rPr>
                <w:ins w:id="202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AEE428" w14:textId="77777777" w:rsidR="00B55982" w:rsidRPr="00B55982" w:rsidRDefault="00B55982" w:rsidP="00B55982">
            <w:pPr>
              <w:spacing w:line="300" w:lineRule="atLeast"/>
              <w:jc w:val="left"/>
              <w:rPr>
                <w:ins w:id="2029" w:author="Cláudio Nóbrega" w:date="2020-07-18T10:53:00Z"/>
                <w:rFonts w:ascii="Consolas" w:hAnsi="Consolas" w:cs="Segoe UI"/>
                <w:color w:val="24292E"/>
                <w:sz w:val="18"/>
                <w:szCs w:val="18"/>
              </w:rPr>
            </w:pPr>
            <w:ins w:id="203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'C'</w:t>
              </w:r>
            </w:ins>
          </w:p>
        </w:tc>
      </w:tr>
      <w:tr w:rsidR="00B55982" w:rsidRPr="00B55982" w14:paraId="24DB3B9D" w14:textId="77777777" w:rsidTr="00B55982">
        <w:trPr>
          <w:ins w:id="2031" w:author="Cláudio Nóbrega" w:date="2020-07-18T10:53:00Z"/>
        </w:trPr>
        <w:tc>
          <w:tcPr>
            <w:tcW w:w="750" w:type="dxa"/>
            <w:shd w:val="clear" w:color="auto" w:fill="FFFFFF"/>
            <w:noWrap/>
            <w:tcMar>
              <w:top w:w="0" w:type="dxa"/>
              <w:left w:w="150" w:type="dxa"/>
              <w:bottom w:w="0" w:type="dxa"/>
              <w:right w:w="150" w:type="dxa"/>
            </w:tcMar>
            <w:hideMark/>
          </w:tcPr>
          <w:p w14:paraId="401B5980" w14:textId="77777777" w:rsidR="00B55982" w:rsidRPr="00B55982" w:rsidRDefault="00B55982" w:rsidP="00B55982">
            <w:pPr>
              <w:spacing w:line="300" w:lineRule="atLeast"/>
              <w:jc w:val="left"/>
              <w:rPr>
                <w:ins w:id="203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45625B" w14:textId="77777777" w:rsidR="00B55982" w:rsidRPr="00B55982" w:rsidRDefault="00B55982" w:rsidP="00B55982">
            <w:pPr>
              <w:spacing w:line="300" w:lineRule="atLeast"/>
              <w:jc w:val="left"/>
              <w:rPr>
                <w:ins w:id="2033" w:author="Cláudio Nóbrega" w:date="2020-07-18T10:53:00Z"/>
                <w:rFonts w:ascii="Consolas" w:hAnsi="Consolas" w:cs="Segoe UI"/>
                <w:color w:val="24292E"/>
                <w:sz w:val="18"/>
                <w:szCs w:val="18"/>
              </w:rPr>
            </w:pPr>
            <w:ins w:id="203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20</w:t>
              </w:r>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angle_t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r w:rsidRPr="00B55982">
                <w:rPr>
                  <w:rFonts w:ascii="Consolas" w:hAnsi="Consolas" w:cs="Segoe UI"/>
                  <w:color w:val="005CC5"/>
                  <w:sz w:val="18"/>
                  <w:szCs w:val="18"/>
                </w:rPr>
                <w:t>35</w:t>
              </w:r>
              <w:r w:rsidRPr="00B55982">
                <w:rPr>
                  <w:rFonts w:ascii="Consolas" w:hAnsi="Consolas" w:cs="Segoe UI"/>
                  <w:color w:val="24292E"/>
                  <w:sz w:val="18"/>
                  <w:szCs w:val="18"/>
                </w:rPr>
                <w:t>:</w:t>
              </w:r>
            </w:ins>
          </w:p>
        </w:tc>
      </w:tr>
      <w:tr w:rsidR="00B55982" w:rsidRPr="00B55982" w14:paraId="1E424B57" w14:textId="77777777" w:rsidTr="00B55982">
        <w:trPr>
          <w:ins w:id="2035" w:author="Cláudio Nóbrega" w:date="2020-07-18T10:53:00Z"/>
        </w:trPr>
        <w:tc>
          <w:tcPr>
            <w:tcW w:w="750" w:type="dxa"/>
            <w:shd w:val="clear" w:color="auto" w:fill="FFFFFF"/>
            <w:noWrap/>
            <w:tcMar>
              <w:top w:w="0" w:type="dxa"/>
              <w:left w:w="150" w:type="dxa"/>
              <w:bottom w:w="0" w:type="dxa"/>
              <w:right w:w="150" w:type="dxa"/>
            </w:tcMar>
            <w:hideMark/>
          </w:tcPr>
          <w:p w14:paraId="098AC7EF" w14:textId="77777777" w:rsidR="00B55982" w:rsidRPr="00B55982" w:rsidRDefault="00B55982" w:rsidP="00B55982">
            <w:pPr>
              <w:spacing w:line="300" w:lineRule="atLeast"/>
              <w:jc w:val="left"/>
              <w:rPr>
                <w:ins w:id="203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24E3C2" w14:textId="77777777" w:rsidR="00B55982" w:rsidRPr="00B55982" w:rsidRDefault="00B55982" w:rsidP="00B55982">
            <w:pPr>
              <w:spacing w:line="300" w:lineRule="atLeast"/>
              <w:jc w:val="left"/>
              <w:rPr>
                <w:ins w:id="2037" w:author="Cláudio Nóbrega" w:date="2020-07-18T10:53:00Z"/>
                <w:rFonts w:ascii="Consolas" w:hAnsi="Consolas" w:cs="Segoe UI"/>
                <w:color w:val="24292E"/>
                <w:sz w:val="18"/>
                <w:szCs w:val="18"/>
              </w:rPr>
            </w:pPr>
            <w:ins w:id="203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'L'</w:t>
              </w:r>
            </w:ins>
          </w:p>
        </w:tc>
      </w:tr>
      <w:tr w:rsidR="00B55982" w:rsidRPr="00B55982" w14:paraId="536F335F" w14:textId="77777777" w:rsidTr="00B55982">
        <w:trPr>
          <w:ins w:id="2039" w:author="Cláudio Nóbrega" w:date="2020-07-18T10:53:00Z"/>
        </w:trPr>
        <w:tc>
          <w:tcPr>
            <w:tcW w:w="750" w:type="dxa"/>
            <w:shd w:val="clear" w:color="auto" w:fill="FFFFFF"/>
            <w:noWrap/>
            <w:tcMar>
              <w:top w:w="0" w:type="dxa"/>
              <w:left w:w="150" w:type="dxa"/>
              <w:bottom w:w="0" w:type="dxa"/>
              <w:right w:w="150" w:type="dxa"/>
            </w:tcMar>
            <w:hideMark/>
          </w:tcPr>
          <w:p w14:paraId="7051157B" w14:textId="77777777" w:rsidR="00B55982" w:rsidRPr="00B55982" w:rsidRDefault="00B55982" w:rsidP="00B55982">
            <w:pPr>
              <w:spacing w:line="300" w:lineRule="atLeast"/>
              <w:jc w:val="left"/>
              <w:rPr>
                <w:ins w:id="204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B1F775" w14:textId="77777777" w:rsidR="00B55982" w:rsidRPr="00B55982" w:rsidRDefault="00B55982" w:rsidP="00B55982">
            <w:pPr>
              <w:spacing w:line="300" w:lineRule="atLeast"/>
              <w:jc w:val="left"/>
              <w:rPr>
                <w:ins w:id="2041" w:author="Cláudio Nóbrega" w:date="2020-07-18T10:53:00Z"/>
                <w:rFonts w:ascii="Consolas" w:hAnsi="Consolas" w:cs="Segoe UI"/>
                <w:color w:val="24292E"/>
                <w:sz w:val="18"/>
                <w:szCs w:val="18"/>
              </w:rPr>
            </w:pPr>
            <w:ins w:id="204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else</w:t>
              </w:r>
              <w:proofErr w:type="spellEnd"/>
              <w:r w:rsidRPr="00B55982">
                <w:rPr>
                  <w:rFonts w:ascii="Consolas" w:hAnsi="Consolas" w:cs="Segoe UI"/>
                  <w:color w:val="24292E"/>
                  <w:sz w:val="18"/>
                  <w:szCs w:val="18"/>
                </w:rPr>
                <w:t>:</w:t>
              </w:r>
            </w:ins>
          </w:p>
        </w:tc>
      </w:tr>
      <w:tr w:rsidR="00B55982" w:rsidRPr="00B55982" w14:paraId="4DB813D3" w14:textId="77777777" w:rsidTr="00B55982">
        <w:trPr>
          <w:ins w:id="2043" w:author="Cláudio Nóbrega" w:date="2020-07-18T10:53:00Z"/>
        </w:trPr>
        <w:tc>
          <w:tcPr>
            <w:tcW w:w="750" w:type="dxa"/>
            <w:shd w:val="clear" w:color="auto" w:fill="FFFFFF"/>
            <w:noWrap/>
            <w:tcMar>
              <w:top w:w="0" w:type="dxa"/>
              <w:left w:w="150" w:type="dxa"/>
              <w:bottom w:w="0" w:type="dxa"/>
              <w:right w:w="150" w:type="dxa"/>
            </w:tcMar>
            <w:hideMark/>
          </w:tcPr>
          <w:p w14:paraId="6C12A4B1" w14:textId="77777777" w:rsidR="00B55982" w:rsidRPr="00B55982" w:rsidRDefault="00B55982" w:rsidP="00B55982">
            <w:pPr>
              <w:spacing w:line="300" w:lineRule="atLeast"/>
              <w:jc w:val="left"/>
              <w:rPr>
                <w:ins w:id="204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450AB2" w14:textId="77777777" w:rsidR="00B55982" w:rsidRPr="00B55982" w:rsidRDefault="00B55982" w:rsidP="00B55982">
            <w:pPr>
              <w:spacing w:line="300" w:lineRule="atLeast"/>
              <w:jc w:val="left"/>
              <w:rPr>
                <w:ins w:id="2045" w:author="Cláudio Nóbrega" w:date="2020-07-18T10:53:00Z"/>
                <w:rFonts w:ascii="Consolas" w:hAnsi="Consolas" w:cs="Segoe UI"/>
                <w:color w:val="24292E"/>
                <w:sz w:val="18"/>
                <w:szCs w:val="18"/>
              </w:rPr>
            </w:pPr>
            <w:ins w:id="204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'V'</w:t>
              </w:r>
            </w:ins>
          </w:p>
        </w:tc>
      </w:tr>
      <w:tr w:rsidR="00B55982" w:rsidRPr="00B55982" w14:paraId="1A775629" w14:textId="77777777" w:rsidTr="00B55982">
        <w:trPr>
          <w:ins w:id="2047" w:author="Cláudio Nóbrega" w:date="2020-07-18T10:53:00Z"/>
        </w:trPr>
        <w:tc>
          <w:tcPr>
            <w:tcW w:w="750" w:type="dxa"/>
            <w:shd w:val="clear" w:color="auto" w:fill="FFFFFF"/>
            <w:noWrap/>
            <w:tcMar>
              <w:top w:w="0" w:type="dxa"/>
              <w:left w:w="150" w:type="dxa"/>
              <w:bottom w:w="0" w:type="dxa"/>
              <w:right w:w="150" w:type="dxa"/>
            </w:tcMar>
            <w:hideMark/>
          </w:tcPr>
          <w:p w14:paraId="29DD523B" w14:textId="77777777" w:rsidR="00B55982" w:rsidRPr="00B55982" w:rsidRDefault="00B55982" w:rsidP="00B55982">
            <w:pPr>
              <w:spacing w:line="300" w:lineRule="atLeast"/>
              <w:jc w:val="left"/>
              <w:rPr>
                <w:ins w:id="204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A86D56" w14:textId="77777777" w:rsidR="00B55982" w:rsidRPr="00B55982" w:rsidRDefault="00B55982" w:rsidP="00B55982">
            <w:pPr>
              <w:spacing w:line="300" w:lineRule="atLeast"/>
              <w:jc w:val="left"/>
              <w:rPr>
                <w:ins w:id="2049" w:author="Cláudio Nóbrega" w:date="2020-07-18T10:53:00Z"/>
                <w:rFonts w:ascii="Consolas" w:hAnsi="Consolas" w:cs="Segoe UI"/>
                <w:color w:val="24292E"/>
                <w:sz w:val="18"/>
                <w:szCs w:val="18"/>
              </w:rPr>
            </w:pPr>
            <w:ins w:id="205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#print ('Olá aluno!')</w:t>
              </w:r>
            </w:ins>
          </w:p>
        </w:tc>
      </w:tr>
      <w:tr w:rsidR="00B55982" w:rsidRPr="00B55982" w14:paraId="085DA25E" w14:textId="77777777" w:rsidTr="00B55982">
        <w:trPr>
          <w:ins w:id="2051" w:author="Cláudio Nóbrega" w:date="2020-07-18T10:53:00Z"/>
        </w:trPr>
        <w:tc>
          <w:tcPr>
            <w:tcW w:w="750" w:type="dxa"/>
            <w:shd w:val="clear" w:color="auto" w:fill="FFFFFF"/>
            <w:noWrap/>
            <w:tcMar>
              <w:top w:w="0" w:type="dxa"/>
              <w:left w:w="150" w:type="dxa"/>
              <w:bottom w:w="0" w:type="dxa"/>
              <w:right w:w="150" w:type="dxa"/>
            </w:tcMar>
            <w:hideMark/>
          </w:tcPr>
          <w:p w14:paraId="6F31152B" w14:textId="77777777" w:rsidR="00B55982" w:rsidRPr="00B55982" w:rsidRDefault="00B55982" w:rsidP="00B55982">
            <w:pPr>
              <w:spacing w:line="300" w:lineRule="atLeast"/>
              <w:jc w:val="left"/>
              <w:rPr>
                <w:ins w:id="205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060E41" w14:textId="77777777" w:rsidR="00B55982" w:rsidRPr="00B55982" w:rsidRDefault="00B55982" w:rsidP="00B55982">
            <w:pPr>
              <w:spacing w:line="300" w:lineRule="atLeast"/>
              <w:jc w:val="left"/>
              <w:rPr>
                <w:ins w:id="2053" w:author="Cláudio Nóbrega" w:date="2020-07-18T10:53:00Z"/>
                <w:rFonts w:ascii="Consolas" w:hAnsi="Consolas" w:cs="Segoe UI"/>
                <w:color w:val="24292E"/>
                <w:sz w:val="18"/>
                <w:szCs w:val="18"/>
              </w:rPr>
            </w:pPr>
            <w:ins w:id="205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fingers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w:t>
              </w:r>
            </w:ins>
          </w:p>
        </w:tc>
      </w:tr>
      <w:tr w:rsidR="00B55982" w:rsidRPr="00B55982" w14:paraId="2E01E0DC" w14:textId="77777777" w:rsidTr="00B55982">
        <w:trPr>
          <w:ins w:id="2055" w:author="Cláudio Nóbrega" w:date="2020-07-18T10:53:00Z"/>
        </w:trPr>
        <w:tc>
          <w:tcPr>
            <w:tcW w:w="750" w:type="dxa"/>
            <w:shd w:val="clear" w:color="auto" w:fill="FFFFFF"/>
            <w:noWrap/>
            <w:tcMar>
              <w:top w:w="0" w:type="dxa"/>
              <w:left w:w="150" w:type="dxa"/>
              <w:bottom w:w="0" w:type="dxa"/>
              <w:right w:w="150" w:type="dxa"/>
            </w:tcMar>
            <w:hideMark/>
          </w:tcPr>
          <w:p w14:paraId="0B2A9FF5" w14:textId="77777777" w:rsidR="00B55982" w:rsidRPr="00B55982" w:rsidRDefault="00B55982" w:rsidP="00B55982">
            <w:pPr>
              <w:spacing w:line="300" w:lineRule="atLeast"/>
              <w:jc w:val="left"/>
              <w:rPr>
                <w:ins w:id="205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472921" w14:textId="77777777" w:rsidR="00B55982" w:rsidRPr="00B55982" w:rsidRDefault="00B55982" w:rsidP="00B55982">
            <w:pPr>
              <w:spacing w:line="300" w:lineRule="atLeast"/>
              <w:jc w:val="left"/>
              <w:rPr>
                <w:ins w:id="2057" w:author="Cláudio Nóbrega" w:date="2020-07-18T10:53:00Z"/>
                <w:rFonts w:ascii="Consolas" w:hAnsi="Consolas" w:cs="Segoe UI"/>
                <w:color w:val="24292E"/>
                <w:sz w:val="18"/>
                <w:szCs w:val="18"/>
              </w:rPr>
            </w:pPr>
            <w:ins w:id="205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angle_t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&gt;</w:t>
              </w:r>
              <w:r w:rsidRPr="00B55982">
                <w:rPr>
                  <w:rFonts w:ascii="Consolas" w:hAnsi="Consolas" w:cs="Segoe UI"/>
                  <w:color w:val="24292E"/>
                  <w:sz w:val="18"/>
                  <w:szCs w:val="18"/>
                </w:rPr>
                <w:t xml:space="preserve"> </w:t>
              </w:r>
              <w:r w:rsidRPr="00B55982">
                <w:rPr>
                  <w:rFonts w:ascii="Consolas" w:hAnsi="Consolas" w:cs="Segoe UI"/>
                  <w:color w:val="005CC5"/>
                  <w:sz w:val="18"/>
                  <w:szCs w:val="18"/>
                </w:rPr>
                <w:t>100</w:t>
              </w:r>
              <w:r w:rsidRPr="00B55982">
                <w:rPr>
                  <w:rFonts w:ascii="Consolas" w:hAnsi="Consolas" w:cs="Segoe UI"/>
                  <w:color w:val="24292E"/>
                  <w:sz w:val="18"/>
                  <w:szCs w:val="18"/>
                </w:rPr>
                <w:t>:</w:t>
              </w:r>
            </w:ins>
          </w:p>
        </w:tc>
      </w:tr>
      <w:tr w:rsidR="00B55982" w:rsidRPr="00B55982" w14:paraId="7F2C21B6" w14:textId="77777777" w:rsidTr="00B55982">
        <w:trPr>
          <w:ins w:id="2059" w:author="Cláudio Nóbrega" w:date="2020-07-18T10:53:00Z"/>
        </w:trPr>
        <w:tc>
          <w:tcPr>
            <w:tcW w:w="750" w:type="dxa"/>
            <w:shd w:val="clear" w:color="auto" w:fill="FFFFFF"/>
            <w:noWrap/>
            <w:tcMar>
              <w:top w:w="0" w:type="dxa"/>
              <w:left w:w="150" w:type="dxa"/>
              <w:bottom w:w="0" w:type="dxa"/>
              <w:right w:w="150" w:type="dxa"/>
            </w:tcMar>
            <w:hideMark/>
          </w:tcPr>
          <w:p w14:paraId="191C13CB" w14:textId="77777777" w:rsidR="00B55982" w:rsidRPr="00B55982" w:rsidRDefault="00B55982" w:rsidP="00B55982">
            <w:pPr>
              <w:spacing w:line="300" w:lineRule="atLeast"/>
              <w:jc w:val="left"/>
              <w:rPr>
                <w:ins w:id="206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300B3D" w14:textId="77777777" w:rsidR="00B55982" w:rsidRPr="00B55982" w:rsidRDefault="00B55982" w:rsidP="00B55982">
            <w:pPr>
              <w:spacing w:line="300" w:lineRule="atLeast"/>
              <w:jc w:val="left"/>
              <w:rPr>
                <w:ins w:id="2061" w:author="Cláudio Nóbrega" w:date="2020-07-18T10:53:00Z"/>
                <w:rFonts w:ascii="Consolas" w:hAnsi="Consolas" w:cs="Segoe UI"/>
                <w:color w:val="24292E"/>
                <w:sz w:val="18"/>
                <w:szCs w:val="18"/>
              </w:rPr>
            </w:pPr>
            <w:ins w:id="206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'F'</w:t>
              </w:r>
            </w:ins>
          </w:p>
        </w:tc>
      </w:tr>
      <w:tr w:rsidR="00B55982" w:rsidRPr="00B55982" w14:paraId="06C2AFF6" w14:textId="77777777" w:rsidTr="00B55982">
        <w:trPr>
          <w:ins w:id="2063" w:author="Cláudio Nóbrega" w:date="2020-07-18T10:53:00Z"/>
        </w:trPr>
        <w:tc>
          <w:tcPr>
            <w:tcW w:w="750" w:type="dxa"/>
            <w:shd w:val="clear" w:color="auto" w:fill="FFFFFF"/>
            <w:noWrap/>
            <w:tcMar>
              <w:top w:w="0" w:type="dxa"/>
              <w:left w:w="150" w:type="dxa"/>
              <w:bottom w:w="0" w:type="dxa"/>
              <w:right w:w="150" w:type="dxa"/>
            </w:tcMar>
            <w:hideMark/>
          </w:tcPr>
          <w:p w14:paraId="5B163B4D" w14:textId="77777777" w:rsidR="00B55982" w:rsidRPr="00B55982" w:rsidRDefault="00B55982" w:rsidP="00B55982">
            <w:pPr>
              <w:spacing w:line="300" w:lineRule="atLeast"/>
              <w:jc w:val="left"/>
              <w:rPr>
                <w:ins w:id="206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EDE04C" w14:textId="77777777" w:rsidR="00B55982" w:rsidRPr="00B55982" w:rsidRDefault="00B55982" w:rsidP="00B55982">
            <w:pPr>
              <w:spacing w:line="300" w:lineRule="atLeast"/>
              <w:jc w:val="left"/>
              <w:rPr>
                <w:ins w:id="2065" w:author="Cláudio Nóbrega" w:date="2020-07-18T10:53:00Z"/>
                <w:rFonts w:ascii="Consolas" w:hAnsi="Consolas" w:cs="Segoe UI"/>
                <w:color w:val="24292E"/>
                <w:sz w:val="18"/>
                <w:szCs w:val="18"/>
              </w:rPr>
            </w:pPr>
            <w:ins w:id="206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print('W')</w:t>
              </w:r>
            </w:ins>
          </w:p>
        </w:tc>
      </w:tr>
      <w:tr w:rsidR="00B55982" w:rsidRPr="00B55982" w14:paraId="37F35CDD" w14:textId="77777777" w:rsidTr="00B55982">
        <w:trPr>
          <w:ins w:id="2067" w:author="Cláudio Nóbrega" w:date="2020-07-18T10:53:00Z"/>
        </w:trPr>
        <w:tc>
          <w:tcPr>
            <w:tcW w:w="750" w:type="dxa"/>
            <w:shd w:val="clear" w:color="auto" w:fill="FFFFFF"/>
            <w:noWrap/>
            <w:tcMar>
              <w:top w:w="0" w:type="dxa"/>
              <w:left w:w="150" w:type="dxa"/>
              <w:bottom w:w="0" w:type="dxa"/>
              <w:right w:w="150" w:type="dxa"/>
            </w:tcMar>
            <w:hideMark/>
          </w:tcPr>
          <w:p w14:paraId="75E516A7" w14:textId="77777777" w:rsidR="00B55982" w:rsidRPr="00B55982" w:rsidRDefault="00B55982" w:rsidP="00B55982">
            <w:pPr>
              <w:spacing w:line="300" w:lineRule="atLeast"/>
              <w:jc w:val="left"/>
              <w:rPr>
                <w:ins w:id="206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A2FDE6" w14:textId="77777777" w:rsidR="00B55982" w:rsidRPr="00B55982" w:rsidRDefault="00B55982" w:rsidP="00B55982">
            <w:pPr>
              <w:spacing w:line="300" w:lineRule="atLeast"/>
              <w:jc w:val="left"/>
              <w:rPr>
                <w:ins w:id="2069" w:author="Cláudio Nóbrega" w:date="2020-07-18T10:53:00Z"/>
                <w:rFonts w:ascii="Consolas" w:hAnsi="Consolas" w:cs="Segoe UI"/>
                <w:color w:val="24292E"/>
                <w:sz w:val="18"/>
                <w:szCs w:val="18"/>
              </w:rPr>
            </w:pPr>
            <w:ins w:id="207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else</w:t>
              </w:r>
              <w:proofErr w:type="spellEnd"/>
              <w:r w:rsidRPr="00B55982">
                <w:rPr>
                  <w:rFonts w:ascii="Consolas" w:hAnsi="Consolas" w:cs="Segoe UI"/>
                  <w:color w:val="24292E"/>
                  <w:sz w:val="18"/>
                  <w:szCs w:val="18"/>
                </w:rPr>
                <w:t>:</w:t>
              </w:r>
            </w:ins>
          </w:p>
        </w:tc>
      </w:tr>
      <w:tr w:rsidR="00B55982" w:rsidRPr="00B55982" w14:paraId="2C31CEBD" w14:textId="77777777" w:rsidTr="00B55982">
        <w:trPr>
          <w:ins w:id="2071" w:author="Cláudio Nóbrega" w:date="2020-07-18T10:53:00Z"/>
        </w:trPr>
        <w:tc>
          <w:tcPr>
            <w:tcW w:w="750" w:type="dxa"/>
            <w:shd w:val="clear" w:color="auto" w:fill="FFFFFF"/>
            <w:noWrap/>
            <w:tcMar>
              <w:top w:w="0" w:type="dxa"/>
              <w:left w:w="150" w:type="dxa"/>
              <w:bottom w:w="0" w:type="dxa"/>
              <w:right w:w="150" w:type="dxa"/>
            </w:tcMar>
            <w:hideMark/>
          </w:tcPr>
          <w:p w14:paraId="0E3E4AF4" w14:textId="77777777" w:rsidR="00B55982" w:rsidRPr="00B55982" w:rsidRDefault="00B55982" w:rsidP="00B55982">
            <w:pPr>
              <w:spacing w:line="300" w:lineRule="atLeast"/>
              <w:jc w:val="left"/>
              <w:rPr>
                <w:ins w:id="207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CE1CC1" w14:textId="77777777" w:rsidR="00B55982" w:rsidRPr="00B55982" w:rsidRDefault="00B55982" w:rsidP="00B55982">
            <w:pPr>
              <w:spacing w:line="300" w:lineRule="atLeast"/>
              <w:jc w:val="left"/>
              <w:rPr>
                <w:ins w:id="2073" w:author="Cláudio Nóbrega" w:date="2020-07-18T10:53:00Z"/>
                <w:rFonts w:ascii="Consolas" w:hAnsi="Consolas" w:cs="Segoe UI"/>
                <w:color w:val="24292E"/>
                <w:sz w:val="18"/>
                <w:szCs w:val="18"/>
              </w:rPr>
            </w:pPr>
            <w:ins w:id="207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'W'</w:t>
              </w:r>
            </w:ins>
          </w:p>
        </w:tc>
      </w:tr>
      <w:tr w:rsidR="00B55982" w:rsidRPr="00B55982" w14:paraId="062E5612" w14:textId="77777777" w:rsidTr="00B55982">
        <w:trPr>
          <w:ins w:id="2075" w:author="Cláudio Nóbrega" w:date="2020-07-18T10:53:00Z"/>
        </w:trPr>
        <w:tc>
          <w:tcPr>
            <w:tcW w:w="750" w:type="dxa"/>
            <w:shd w:val="clear" w:color="auto" w:fill="FFFFFF"/>
            <w:noWrap/>
            <w:tcMar>
              <w:top w:w="0" w:type="dxa"/>
              <w:left w:w="150" w:type="dxa"/>
              <w:bottom w:w="0" w:type="dxa"/>
              <w:right w:w="150" w:type="dxa"/>
            </w:tcMar>
            <w:hideMark/>
          </w:tcPr>
          <w:p w14:paraId="0DD4EC19" w14:textId="77777777" w:rsidR="00B55982" w:rsidRPr="00B55982" w:rsidRDefault="00B55982" w:rsidP="00B55982">
            <w:pPr>
              <w:spacing w:line="300" w:lineRule="atLeast"/>
              <w:jc w:val="left"/>
              <w:rPr>
                <w:ins w:id="207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7240D7" w14:textId="77777777" w:rsidR="00B55982" w:rsidRPr="00B55982" w:rsidRDefault="00B55982" w:rsidP="00B55982">
            <w:pPr>
              <w:spacing w:line="300" w:lineRule="atLeast"/>
              <w:jc w:val="left"/>
              <w:rPr>
                <w:ins w:id="2077" w:author="Cláudio Nóbrega" w:date="2020-07-18T10:53:00Z"/>
                <w:rFonts w:ascii="Consolas" w:hAnsi="Consolas" w:cs="Segoe UI"/>
                <w:color w:val="24292E"/>
                <w:sz w:val="18"/>
                <w:szCs w:val="18"/>
              </w:rPr>
            </w:pPr>
            <w:ins w:id="207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fingers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3</w:t>
              </w:r>
              <w:r w:rsidRPr="00B55982">
                <w:rPr>
                  <w:rFonts w:ascii="Consolas" w:hAnsi="Consolas" w:cs="Segoe UI"/>
                  <w:color w:val="24292E"/>
                  <w:sz w:val="18"/>
                  <w:szCs w:val="18"/>
                </w:rPr>
                <w:t>:</w:t>
              </w:r>
            </w:ins>
          </w:p>
        </w:tc>
      </w:tr>
      <w:tr w:rsidR="00B55982" w:rsidRPr="00B55982" w14:paraId="3CF5207B" w14:textId="77777777" w:rsidTr="00B55982">
        <w:trPr>
          <w:ins w:id="2079" w:author="Cláudio Nóbrega" w:date="2020-07-18T10:53:00Z"/>
        </w:trPr>
        <w:tc>
          <w:tcPr>
            <w:tcW w:w="750" w:type="dxa"/>
            <w:shd w:val="clear" w:color="auto" w:fill="FFFFFF"/>
            <w:noWrap/>
            <w:tcMar>
              <w:top w:w="0" w:type="dxa"/>
              <w:left w:w="150" w:type="dxa"/>
              <w:bottom w:w="0" w:type="dxa"/>
              <w:right w:w="150" w:type="dxa"/>
            </w:tcMar>
            <w:hideMark/>
          </w:tcPr>
          <w:p w14:paraId="3AA89B79" w14:textId="77777777" w:rsidR="00B55982" w:rsidRPr="00B55982" w:rsidRDefault="00B55982" w:rsidP="00B55982">
            <w:pPr>
              <w:spacing w:line="300" w:lineRule="atLeast"/>
              <w:jc w:val="left"/>
              <w:rPr>
                <w:ins w:id="208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614DDE" w14:textId="77777777" w:rsidR="00B55982" w:rsidRPr="00B55982" w:rsidRDefault="00B55982" w:rsidP="00B55982">
            <w:pPr>
              <w:spacing w:line="300" w:lineRule="atLeast"/>
              <w:jc w:val="left"/>
              <w:rPr>
                <w:ins w:id="2081" w:author="Cláudio Nóbrega" w:date="2020-07-18T10:53:00Z"/>
                <w:rFonts w:ascii="Consolas" w:hAnsi="Consolas" w:cs="Segoe UI"/>
                <w:color w:val="24292E"/>
                <w:sz w:val="18"/>
                <w:szCs w:val="18"/>
              </w:rPr>
            </w:pPr>
            <w:ins w:id="208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 </w:t>
              </w:r>
              <w:proofErr w:type="gramStart"/>
              <w:r w:rsidRPr="00B55982">
                <w:rPr>
                  <w:rFonts w:ascii="Consolas" w:hAnsi="Consolas" w:cs="Segoe UI"/>
                  <w:color w:val="6A737D"/>
                  <w:sz w:val="18"/>
                  <w:szCs w:val="18"/>
                </w:rPr>
                <w:t>print(</w:t>
              </w:r>
              <w:proofErr w:type="gramEnd"/>
              <w:r w:rsidRPr="00B55982">
                <w:rPr>
                  <w:rFonts w:ascii="Consolas" w:hAnsi="Consolas" w:cs="Segoe UI"/>
                  <w:color w:val="6A737D"/>
                  <w:sz w:val="18"/>
                  <w:szCs w:val="18"/>
                </w:rPr>
                <w:t>'4')</w:t>
              </w:r>
            </w:ins>
          </w:p>
        </w:tc>
      </w:tr>
      <w:tr w:rsidR="00B55982" w:rsidRPr="00B55982" w14:paraId="33635B44" w14:textId="77777777" w:rsidTr="00B55982">
        <w:trPr>
          <w:ins w:id="2083" w:author="Cláudio Nóbrega" w:date="2020-07-18T10:53:00Z"/>
        </w:trPr>
        <w:tc>
          <w:tcPr>
            <w:tcW w:w="750" w:type="dxa"/>
            <w:shd w:val="clear" w:color="auto" w:fill="FFFFFF"/>
            <w:noWrap/>
            <w:tcMar>
              <w:top w:w="0" w:type="dxa"/>
              <w:left w:w="150" w:type="dxa"/>
              <w:bottom w:w="0" w:type="dxa"/>
              <w:right w:w="150" w:type="dxa"/>
            </w:tcMar>
            <w:hideMark/>
          </w:tcPr>
          <w:p w14:paraId="22EBD8A4" w14:textId="77777777" w:rsidR="00B55982" w:rsidRPr="00B55982" w:rsidRDefault="00B55982" w:rsidP="00B55982">
            <w:pPr>
              <w:spacing w:line="300" w:lineRule="atLeast"/>
              <w:jc w:val="left"/>
              <w:rPr>
                <w:ins w:id="208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E2C9C5" w14:textId="77777777" w:rsidR="00B55982" w:rsidRPr="00B55982" w:rsidRDefault="00B55982" w:rsidP="00B55982">
            <w:pPr>
              <w:spacing w:line="300" w:lineRule="atLeast"/>
              <w:jc w:val="left"/>
              <w:rPr>
                <w:ins w:id="2085" w:author="Cláudio Nóbrega" w:date="2020-07-18T10:53:00Z"/>
                <w:rFonts w:ascii="Consolas" w:hAnsi="Consolas" w:cs="Segoe UI"/>
                <w:color w:val="24292E"/>
                <w:sz w:val="18"/>
                <w:szCs w:val="18"/>
              </w:rPr>
            </w:pPr>
            <w:ins w:id="208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'4'</w:t>
              </w:r>
            </w:ins>
          </w:p>
        </w:tc>
      </w:tr>
      <w:tr w:rsidR="00B55982" w:rsidRPr="00B55982" w14:paraId="0CE938E6" w14:textId="77777777" w:rsidTr="00B55982">
        <w:trPr>
          <w:ins w:id="2087" w:author="Cláudio Nóbrega" w:date="2020-07-18T10:53:00Z"/>
        </w:trPr>
        <w:tc>
          <w:tcPr>
            <w:tcW w:w="750" w:type="dxa"/>
            <w:shd w:val="clear" w:color="auto" w:fill="FFFFFF"/>
            <w:noWrap/>
            <w:tcMar>
              <w:top w:w="0" w:type="dxa"/>
              <w:left w:w="150" w:type="dxa"/>
              <w:bottom w:w="0" w:type="dxa"/>
              <w:right w:w="150" w:type="dxa"/>
            </w:tcMar>
            <w:hideMark/>
          </w:tcPr>
          <w:p w14:paraId="05B10B3C" w14:textId="77777777" w:rsidR="00B55982" w:rsidRPr="00B55982" w:rsidRDefault="00B55982" w:rsidP="00B55982">
            <w:pPr>
              <w:spacing w:line="300" w:lineRule="atLeast"/>
              <w:jc w:val="left"/>
              <w:rPr>
                <w:ins w:id="208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08B3DE" w14:textId="77777777" w:rsidR="00B55982" w:rsidRPr="00B55982" w:rsidRDefault="00B55982" w:rsidP="00B55982">
            <w:pPr>
              <w:spacing w:line="300" w:lineRule="atLeast"/>
              <w:jc w:val="left"/>
              <w:rPr>
                <w:ins w:id="2089" w:author="Cláudio Nóbrega" w:date="2020-07-18T10:53:00Z"/>
                <w:rFonts w:ascii="Consolas" w:hAnsi="Consolas" w:cs="Segoe UI"/>
                <w:color w:val="24292E"/>
                <w:sz w:val="18"/>
                <w:szCs w:val="18"/>
              </w:rPr>
            </w:pPr>
            <w:ins w:id="2090"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fingers</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4</w:t>
              </w:r>
              <w:r w:rsidRPr="00B55982">
                <w:rPr>
                  <w:rFonts w:ascii="Consolas" w:hAnsi="Consolas" w:cs="Segoe UI"/>
                  <w:color w:val="24292E"/>
                  <w:sz w:val="18"/>
                  <w:szCs w:val="18"/>
                </w:rPr>
                <w:t>:</w:t>
              </w:r>
            </w:ins>
          </w:p>
        </w:tc>
      </w:tr>
      <w:tr w:rsidR="00B55982" w:rsidRPr="00B55982" w14:paraId="30CD9757" w14:textId="77777777" w:rsidTr="00B55982">
        <w:trPr>
          <w:ins w:id="2091" w:author="Cláudio Nóbrega" w:date="2020-07-18T10:53:00Z"/>
        </w:trPr>
        <w:tc>
          <w:tcPr>
            <w:tcW w:w="750" w:type="dxa"/>
            <w:shd w:val="clear" w:color="auto" w:fill="FFFFFF"/>
            <w:noWrap/>
            <w:tcMar>
              <w:top w:w="0" w:type="dxa"/>
              <w:left w:w="150" w:type="dxa"/>
              <w:bottom w:w="0" w:type="dxa"/>
              <w:right w:w="150" w:type="dxa"/>
            </w:tcMar>
            <w:hideMark/>
          </w:tcPr>
          <w:p w14:paraId="6A387CBC" w14:textId="77777777" w:rsidR="00B55982" w:rsidRPr="00B55982" w:rsidRDefault="00B55982" w:rsidP="00B55982">
            <w:pPr>
              <w:spacing w:line="300" w:lineRule="atLeast"/>
              <w:jc w:val="left"/>
              <w:rPr>
                <w:ins w:id="209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162672" w14:textId="77777777" w:rsidR="00B55982" w:rsidRPr="00B55982" w:rsidRDefault="00B55982" w:rsidP="00B55982">
            <w:pPr>
              <w:spacing w:line="300" w:lineRule="atLeast"/>
              <w:jc w:val="left"/>
              <w:rPr>
                <w:ins w:id="2093" w:author="Cláudio Nóbrega" w:date="2020-07-18T10:53:00Z"/>
                <w:rFonts w:ascii="Consolas" w:hAnsi="Consolas" w:cs="Segoe UI"/>
                <w:color w:val="24292E"/>
                <w:sz w:val="18"/>
                <w:szCs w:val="18"/>
              </w:rPr>
            </w:pPr>
            <w:ins w:id="2094"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print('</w:t>
              </w:r>
              <w:proofErr w:type="spellStart"/>
              <w:r w:rsidRPr="00B55982">
                <w:rPr>
                  <w:rFonts w:ascii="Consolas" w:hAnsi="Consolas" w:cs="Segoe UI"/>
                  <w:color w:val="6A737D"/>
                  <w:sz w:val="18"/>
                  <w:szCs w:val="18"/>
                </w:rPr>
                <w:t>Ola</w:t>
              </w:r>
              <w:proofErr w:type="spellEnd"/>
              <w:r w:rsidRPr="00B55982">
                <w:rPr>
                  <w:rFonts w:ascii="Consolas" w:hAnsi="Consolas" w:cs="Segoe UI"/>
                  <w:color w:val="6A737D"/>
                  <w:sz w:val="18"/>
                  <w:szCs w:val="18"/>
                </w:rPr>
                <w:t>!')</w:t>
              </w:r>
            </w:ins>
          </w:p>
        </w:tc>
      </w:tr>
      <w:tr w:rsidR="00B55982" w:rsidRPr="00B55982" w14:paraId="09C92F46" w14:textId="77777777" w:rsidTr="00B55982">
        <w:trPr>
          <w:ins w:id="2095" w:author="Cláudio Nóbrega" w:date="2020-07-18T10:53:00Z"/>
        </w:trPr>
        <w:tc>
          <w:tcPr>
            <w:tcW w:w="750" w:type="dxa"/>
            <w:shd w:val="clear" w:color="auto" w:fill="FFFFFF"/>
            <w:noWrap/>
            <w:tcMar>
              <w:top w:w="0" w:type="dxa"/>
              <w:left w:w="150" w:type="dxa"/>
              <w:bottom w:w="0" w:type="dxa"/>
              <w:right w:w="150" w:type="dxa"/>
            </w:tcMar>
            <w:hideMark/>
          </w:tcPr>
          <w:p w14:paraId="5A33B9B9" w14:textId="77777777" w:rsidR="00B55982" w:rsidRPr="00B55982" w:rsidRDefault="00B55982" w:rsidP="00B55982">
            <w:pPr>
              <w:spacing w:line="300" w:lineRule="atLeast"/>
              <w:jc w:val="left"/>
              <w:rPr>
                <w:ins w:id="209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68D53D" w14:textId="77777777" w:rsidR="00B55982" w:rsidRPr="00B55982" w:rsidRDefault="00B55982" w:rsidP="00B55982">
            <w:pPr>
              <w:spacing w:line="300" w:lineRule="atLeast"/>
              <w:jc w:val="left"/>
              <w:rPr>
                <w:ins w:id="2097" w:author="Cláudio Nóbrega" w:date="2020-07-18T10:53:00Z"/>
                <w:rFonts w:ascii="Consolas" w:hAnsi="Consolas" w:cs="Segoe UI"/>
                <w:color w:val="24292E"/>
                <w:sz w:val="18"/>
                <w:szCs w:val="18"/>
              </w:rPr>
            </w:pPr>
            <w:ins w:id="209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w:t>
              </w:r>
              <w:proofErr w:type="spellStart"/>
              <w:r w:rsidRPr="00B55982">
                <w:rPr>
                  <w:rFonts w:ascii="Consolas" w:hAnsi="Consolas" w:cs="Segoe UI"/>
                  <w:color w:val="032F62"/>
                  <w:sz w:val="18"/>
                  <w:szCs w:val="18"/>
                </w:rPr>
                <w:t>Ola</w:t>
              </w:r>
              <w:proofErr w:type="spellEnd"/>
              <w:r w:rsidRPr="00B55982">
                <w:rPr>
                  <w:rFonts w:ascii="Consolas" w:hAnsi="Consolas" w:cs="Segoe UI"/>
                  <w:color w:val="032F62"/>
                  <w:sz w:val="18"/>
                  <w:szCs w:val="18"/>
                </w:rPr>
                <w:t>!'</w:t>
              </w:r>
            </w:ins>
          </w:p>
        </w:tc>
      </w:tr>
      <w:tr w:rsidR="00B55982" w:rsidRPr="00B55982" w14:paraId="7170856F" w14:textId="77777777" w:rsidTr="00B55982">
        <w:trPr>
          <w:ins w:id="2099" w:author="Cláudio Nóbrega" w:date="2020-07-18T10:53:00Z"/>
        </w:trPr>
        <w:tc>
          <w:tcPr>
            <w:tcW w:w="750" w:type="dxa"/>
            <w:shd w:val="clear" w:color="auto" w:fill="FFFFFF"/>
            <w:noWrap/>
            <w:tcMar>
              <w:top w:w="0" w:type="dxa"/>
              <w:left w:w="150" w:type="dxa"/>
              <w:bottom w:w="0" w:type="dxa"/>
              <w:right w:w="150" w:type="dxa"/>
            </w:tcMar>
            <w:hideMark/>
          </w:tcPr>
          <w:p w14:paraId="0627470E" w14:textId="77777777" w:rsidR="00B55982" w:rsidRPr="00B55982" w:rsidRDefault="00B55982" w:rsidP="00B55982">
            <w:pPr>
              <w:spacing w:line="300" w:lineRule="atLeast"/>
              <w:jc w:val="left"/>
              <w:rPr>
                <w:ins w:id="210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DDA786" w14:textId="77777777" w:rsidR="00B55982" w:rsidRPr="00B55982" w:rsidRDefault="00B55982" w:rsidP="00B55982">
            <w:pPr>
              <w:spacing w:line="300" w:lineRule="atLeast"/>
              <w:jc w:val="left"/>
              <w:rPr>
                <w:ins w:id="2101" w:author="Cláudio Nóbrega" w:date="2020-07-18T10:53:00Z"/>
                <w:rFonts w:ascii="Consolas" w:hAnsi="Consolas" w:cs="Segoe UI"/>
                <w:color w:val="24292E"/>
                <w:sz w:val="18"/>
                <w:szCs w:val="18"/>
              </w:rPr>
            </w:pPr>
            <w:ins w:id="2102"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else</w:t>
              </w:r>
              <w:proofErr w:type="spellEnd"/>
              <w:r w:rsidRPr="00B55982">
                <w:rPr>
                  <w:rFonts w:ascii="Consolas" w:hAnsi="Consolas" w:cs="Segoe UI"/>
                  <w:color w:val="24292E"/>
                  <w:sz w:val="18"/>
                  <w:szCs w:val="18"/>
                </w:rPr>
                <w:t>:</w:t>
              </w:r>
            </w:ins>
          </w:p>
        </w:tc>
      </w:tr>
      <w:tr w:rsidR="00B55982" w:rsidRPr="00B55982" w14:paraId="5610EC99" w14:textId="77777777" w:rsidTr="00B55982">
        <w:trPr>
          <w:ins w:id="2103" w:author="Cláudio Nóbrega" w:date="2020-07-18T10:53:00Z"/>
        </w:trPr>
        <w:tc>
          <w:tcPr>
            <w:tcW w:w="750" w:type="dxa"/>
            <w:shd w:val="clear" w:color="auto" w:fill="FFFFFF"/>
            <w:noWrap/>
            <w:tcMar>
              <w:top w:w="0" w:type="dxa"/>
              <w:left w:w="150" w:type="dxa"/>
              <w:bottom w:w="0" w:type="dxa"/>
              <w:right w:w="150" w:type="dxa"/>
            </w:tcMar>
            <w:hideMark/>
          </w:tcPr>
          <w:p w14:paraId="04BBF7A7" w14:textId="77777777" w:rsidR="00B55982" w:rsidRPr="00B55982" w:rsidRDefault="00B55982" w:rsidP="00B55982">
            <w:pPr>
              <w:spacing w:line="300" w:lineRule="atLeast"/>
              <w:jc w:val="left"/>
              <w:rPr>
                <w:ins w:id="210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186CC1" w14:textId="77777777" w:rsidR="00B55982" w:rsidRPr="00B55982" w:rsidRDefault="00B55982" w:rsidP="00B55982">
            <w:pPr>
              <w:spacing w:line="300" w:lineRule="atLeast"/>
              <w:jc w:val="left"/>
              <w:rPr>
                <w:ins w:id="2105" w:author="Cláudio Nóbrega" w:date="2020-07-18T10:53:00Z"/>
                <w:rFonts w:ascii="Consolas" w:hAnsi="Consolas" w:cs="Segoe UI"/>
                <w:color w:val="24292E"/>
                <w:sz w:val="18"/>
                <w:szCs w:val="18"/>
              </w:rPr>
            </w:pPr>
            <w:ins w:id="210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169</w:t>
              </w:r>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angle_t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r w:rsidRPr="00B55982">
                <w:rPr>
                  <w:rFonts w:ascii="Consolas" w:hAnsi="Consolas" w:cs="Segoe UI"/>
                  <w:color w:val="005CC5"/>
                  <w:sz w:val="18"/>
                  <w:szCs w:val="18"/>
                </w:rPr>
                <w:t>180</w:t>
              </w:r>
              <w:r w:rsidRPr="00B55982">
                <w:rPr>
                  <w:rFonts w:ascii="Consolas" w:hAnsi="Consolas" w:cs="Segoe UI"/>
                  <w:color w:val="24292E"/>
                  <w:sz w:val="18"/>
                  <w:szCs w:val="18"/>
                </w:rPr>
                <w:t>:</w:t>
              </w:r>
            </w:ins>
          </w:p>
        </w:tc>
      </w:tr>
      <w:tr w:rsidR="00B55982" w:rsidRPr="00B55982" w14:paraId="2E2F9B94" w14:textId="77777777" w:rsidTr="00B55982">
        <w:trPr>
          <w:ins w:id="2107" w:author="Cláudio Nóbrega" w:date="2020-07-18T10:53:00Z"/>
        </w:trPr>
        <w:tc>
          <w:tcPr>
            <w:tcW w:w="750" w:type="dxa"/>
            <w:shd w:val="clear" w:color="auto" w:fill="FFFFFF"/>
            <w:noWrap/>
            <w:tcMar>
              <w:top w:w="0" w:type="dxa"/>
              <w:left w:w="150" w:type="dxa"/>
              <w:bottom w:w="0" w:type="dxa"/>
              <w:right w:w="150" w:type="dxa"/>
            </w:tcMar>
            <w:hideMark/>
          </w:tcPr>
          <w:p w14:paraId="6251842B" w14:textId="77777777" w:rsidR="00B55982" w:rsidRPr="00B55982" w:rsidRDefault="00B55982" w:rsidP="00B55982">
            <w:pPr>
              <w:spacing w:line="300" w:lineRule="atLeast"/>
              <w:jc w:val="left"/>
              <w:rPr>
                <w:ins w:id="210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48569C" w14:textId="77777777" w:rsidR="00B55982" w:rsidRPr="00B55982" w:rsidRDefault="00B55982" w:rsidP="00B55982">
            <w:pPr>
              <w:spacing w:line="300" w:lineRule="atLeast"/>
              <w:jc w:val="left"/>
              <w:rPr>
                <w:ins w:id="2109" w:author="Cláudio Nóbrega" w:date="2020-07-18T10:53:00Z"/>
                <w:rFonts w:ascii="Consolas" w:hAnsi="Consolas" w:cs="Segoe UI"/>
                <w:color w:val="24292E"/>
                <w:sz w:val="18"/>
                <w:szCs w:val="18"/>
              </w:rPr>
            </w:pPr>
            <w:ins w:id="211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print('I')</w:t>
              </w:r>
            </w:ins>
          </w:p>
        </w:tc>
      </w:tr>
      <w:tr w:rsidR="00B55982" w:rsidRPr="00B55982" w14:paraId="4102F718" w14:textId="77777777" w:rsidTr="00B55982">
        <w:trPr>
          <w:ins w:id="2111" w:author="Cláudio Nóbrega" w:date="2020-07-18T10:53:00Z"/>
        </w:trPr>
        <w:tc>
          <w:tcPr>
            <w:tcW w:w="750" w:type="dxa"/>
            <w:shd w:val="clear" w:color="auto" w:fill="FFFFFF"/>
            <w:noWrap/>
            <w:tcMar>
              <w:top w:w="0" w:type="dxa"/>
              <w:left w:w="150" w:type="dxa"/>
              <w:bottom w:w="0" w:type="dxa"/>
              <w:right w:w="150" w:type="dxa"/>
            </w:tcMar>
            <w:hideMark/>
          </w:tcPr>
          <w:p w14:paraId="73704ECF" w14:textId="77777777" w:rsidR="00B55982" w:rsidRPr="00B55982" w:rsidRDefault="00B55982" w:rsidP="00B55982">
            <w:pPr>
              <w:spacing w:line="300" w:lineRule="atLeast"/>
              <w:jc w:val="left"/>
              <w:rPr>
                <w:ins w:id="21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8C576E" w14:textId="77777777" w:rsidR="00B55982" w:rsidRPr="00B55982" w:rsidRDefault="00B55982" w:rsidP="00B55982">
            <w:pPr>
              <w:spacing w:line="300" w:lineRule="atLeast"/>
              <w:jc w:val="left"/>
              <w:rPr>
                <w:ins w:id="2113" w:author="Cláudio Nóbrega" w:date="2020-07-18T10:53:00Z"/>
                <w:rFonts w:ascii="Consolas" w:hAnsi="Consolas" w:cs="Segoe UI"/>
                <w:color w:val="24292E"/>
                <w:sz w:val="18"/>
                <w:szCs w:val="18"/>
              </w:rPr>
            </w:pPr>
            <w:ins w:id="2114"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'I'</w:t>
              </w:r>
            </w:ins>
          </w:p>
        </w:tc>
      </w:tr>
      <w:tr w:rsidR="00B55982" w:rsidRPr="00B55982" w14:paraId="115D68A4" w14:textId="77777777" w:rsidTr="00B55982">
        <w:trPr>
          <w:ins w:id="2115" w:author="Cláudio Nóbrega" w:date="2020-07-18T10:53:00Z"/>
        </w:trPr>
        <w:tc>
          <w:tcPr>
            <w:tcW w:w="750" w:type="dxa"/>
            <w:shd w:val="clear" w:color="auto" w:fill="FFFFFF"/>
            <w:noWrap/>
            <w:tcMar>
              <w:top w:w="0" w:type="dxa"/>
              <w:left w:w="150" w:type="dxa"/>
              <w:bottom w:w="0" w:type="dxa"/>
              <w:right w:w="150" w:type="dxa"/>
            </w:tcMar>
            <w:hideMark/>
          </w:tcPr>
          <w:p w14:paraId="29CE2F48" w14:textId="77777777" w:rsidR="00B55982" w:rsidRPr="00B55982" w:rsidRDefault="00B55982" w:rsidP="00B55982">
            <w:pPr>
              <w:spacing w:line="300" w:lineRule="atLeast"/>
              <w:jc w:val="left"/>
              <w:rPr>
                <w:ins w:id="211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F8B5A5" w14:textId="77777777" w:rsidR="00B55982" w:rsidRPr="00B55982" w:rsidRDefault="00B55982" w:rsidP="00B55982">
            <w:pPr>
              <w:spacing w:line="300" w:lineRule="atLeast"/>
              <w:jc w:val="left"/>
              <w:rPr>
                <w:ins w:id="2117" w:author="Cláudio Nóbrega" w:date="2020-07-18T10:53:00Z"/>
                <w:rFonts w:ascii="Consolas" w:hAnsi="Consolas" w:cs="Segoe UI"/>
                <w:color w:val="24292E"/>
                <w:sz w:val="18"/>
                <w:szCs w:val="18"/>
              </w:rPr>
            </w:pPr>
            <w:ins w:id="211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elif</w:t>
              </w:r>
              <w:proofErr w:type="spellEnd"/>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angle_t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&lt;</w:t>
              </w:r>
              <w:r w:rsidRPr="00B55982">
                <w:rPr>
                  <w:rFonts w:ascii="Consolas" w:hAnsi="Consolas" w:cs="Segoe UI"/>
                  <w:color w:val="24292E"/>
                  <w:sz w:val="18"/>
                  <w:szCs w:val="18"/>
                </w:rPr>
                <w:t xml:space="preserve"> </w:t>
              </w:r>
              <w:r w:rsidRPr="00B55982">
                <w:rPr>
                  <w:rFonts w:ascii="Consolas" w:hAnsi="Consolas" w:cs="Segoe UI"/>
                  <w:color w:val="005CC5"/>
                  <w:sz w:val="18"/>
                  <w:szCs w:val="18"/>
                </w:rPr>
                <w:t>168</w:t>
              </w:r>
              <w:r w:rsidRPr="00B55982">
                <w:rPr>
                  <w:rFonts w:ascii="Consolas" w:hAnsi="Consolas" w:cs="Segoe UI"/>
                  <w:color w:val="24292E"/>
                  <w:sz w:val="18"/>
                  <w:szCs w:val="18"/>
                </w:rPr>
                <w:t>:</w:t>
              </w:r>
            </w:ins>
          </w:p>
        </w:tc>
      </w:tr>
      <w:tr w:rsidR="00B55982" w:rsidRPr="00B55982" w14:paraId="4213293D" w14:textId="77777777" w:rsidTr="00B55982">
        <w:trPr>
          <w:ins w:id="2119" w:author="Cláudio Nóbrega" w:date="2020-07-18T10:53:00Z"/>
        </w:trPr>
        <w:tc>
          <w:tcPr>
            <w:tcW w:w="750" w:type="dxa"/>
            <w:shd w:val="clear" w:color="auto" w:fill="FFFFFF"/>
            <w:noWrap/>
            <w:tcMar>
              <w:top w:w="0" w:type="dxa"/>
              <w:left w:w="150" w:type="dxa"/>
              <w:bottom w:w="0" w:type="dxa"/>
              <w:right w:w="150" w:type="dxa"/>
            </w:tcMar>
            <w:hideMark/>
          </w:tcPr>
          <w:p w14:paraId="47840C0E" w14:textId="77777777" w:rsidR="00B55982" w:rsidRPr="00B55982" w:rsidRDefault="00B55982" w:rsidP="00B55982">
            <w:pPr>
              <w:spacing w:line="300" w:lineRule="atLeast"/>
              <w:jc w:val="left"/>
              <w:rPr>
                <w:ins w:id="212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CF62EF" w14:textId="77777777" w:rsidR="00B55982" w:rsidRPr="00B55982" w:rsidRDefault="00B55982" w:rsidP="00B55982">
            <w:pPr>
              <w:spacing w:line="300" w:lineRule="atLeast"/>
              <w:jc w:val="left"/>
              <w:rPr>
                <w:ins w:id="2121" w:author="Cláudio Nóbrega" w:date="2020-07-18T10:53:00Z"/>
                <w:rFonts w:ascii="Consolas" w:hAnsi="Consolas" w:cs="Segoe UI"/>
                <w:color w:val="24292E"/>
                <w:sz w:val="18"/>
                <w:szCs w:val="18"/>
              </w:rPr>
            </w:pPr>
            <w:ins w:id="212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print('J')</w:t>
              </w:r>
            </w:ins>
          </w:p>
        </w:tc>
      </w:tr>
      <w:tr w:rsidR="00B55982" w:rsidRPr="00B55982" w14:paraId="0735B8C9" w14:textId="77777777" w:rsidTr="00B55982">
        <w:trPr>
          <w:ins w:id="2123" w:author="Cláudio Nóbrega" w:date="2020-07-18T10:53:00Z"/>
        </w:trPr>
        <w:tc>
          <w:tcPr>
            <w:tcW w:w="750" w:type="dxa"/>
            <w:shd w:val="clear" w:color="auto" w:fill="FFFFFF"/>
            <w:noWrap/>
            <w:tcMar>
              <w:top w:w="0" w:type="dxa"/>
              <w:left w:w="150" w:type="dxa"/>
              <w:bottom w:w="0" w:type="dxa"/>
              <w:right w:w="150" w:type="dxa"/>
            </w:tcMar>
            <w:hideMark/>
          </w:tcPr>
          <w:p w14:paraId="7421EEC3" w14:textId="77777777" w:rsidR="00B55982" w:rsidRPr="00B55982" w:rsidRDefault="00B55982" w:rsidP="00B55982">
            <w:pPr>
              <w:spacing w:line="300" w:lineRule="atLeast"/>
              <w:jc w:val="left"/>
              <w:rPr>
                <w:ins w:id="212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D1945E" w14:textId="77777777" w:rsidR="00B55982" w:rsidRPr="00B55982" w:rsidRDefault="00B55982" w:rsidP="00B55982">
            <w:pPr>
              <w:spacing w:line="300" w:lineRule="atLeast"/>
              <w:jc w:val="left"/>
              <w:rPr>
                <w:ins w:id="2125" w:author="Cláudio Nóbrega" w:date="2020-07-18T10:53:00Z"/>
                <w:rFonts w:ascii="Consolas" w:hAnsi="Consolas" w:cs="Segoe UI"/>
                <w:color w:val="24292E"/>
                <w:sz w:val="18"/>
                <w:szCs w:val="18"/>
              </w:rPr>
            </w:pPr>
            <w:ins w:id="2126"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letter</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'J'</w:t>
              </w:r>
            </w:ins>
          </w:p>
        </w:tc>
      </w:tr>
      <w:tr w:rsidR="00B55982" w:rsidRPr="00B55982" w14:paraId="77727484" w14:textId="77777777" w:rsidTr="00B55982">
        <w:trPr>
          <w:ins w:id="2127" w:author="Cláudio Nóbrega" w:date="2020-07-18T10:53:00Z"/>
        </w:trPr>
        <w:tc>
          <w:tcPr>
            <w:tcW w:w="750" w:type="dxa"/>
            <w:shd w:val="clear" w:color="auto" w:fill="FFFFFF"/>
            <w:noWrap/>
            <w:tcMar>
              <w:top w:w="0" w:type="dxa"/>
              <w:left w:w="150" w:type="dxa"/>
              <w:bottom w:w="0" w:type="dxa"/>
              <w:right w:w="150" w:type="dxa"/>
            </w:tcMar>
            <w:hideMark/>
          </w:tcPr>
          <w:p w14:paraId="32FEBA4E" w14:textId="77777777" w:rsidR="00B55982" w:rsidRPr="00B55982" w:rsidRDefault="00B55982" w:rsidP="00B55982">
            <w:pPr>
              <w:spacing w:line="300" w:lineRule="atLeast"/>
              <w:jc w:val="left"/>
              <w:rPr>
                <w:ins w:id="212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3E2085" w14:textId="77777777" w:rsidR="00B55982" w:rsidRPr="00B55982" w:rsidRDefault="00B55982" w:rsidP="00B55982">
            <w:pPr>
              <w:spacing w:line="300" w:lineRule="atLeast"/>
              <w:jc w:val="left"/>
              <w:rPr>
                <w:ins w:id="2129" w:author="Cláudio Nóbrega" w:date="2020-07-18T10:53:00Z"/>
                <w:rFonts w:ascii="Consolas" w:hAnsi="Consolas" w:cs="Segoe UI"/>
                <w:color w:val="24292E"/>
                <w:sz w:val="18"/>
                <w:szCs w:val="18"/>
              </w:rPr>
            </w:pPr>
            <w:ins w:id="213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F42C1"/>
                  <w:sz w:val="18"/>
                  <w:szCs w:val="18"/>
                </w:rPr>
                <w:t>print</w:t>
              </w:r>
              <w:r w:rsidRPr="00B55982">
                <w:rPr>
                  <w:rFonts w:ascii="Consolas" w:hAnsi="Consolas" w:cs="Segoe UI"/>
                  <w:color w:val="24292E"/>
                  <w:sz w:val="18"/>
                  <w:szCs w:val="18"/>
                </w:rPr>
                <w:t xml:space="preserve"> (</w:t>
              </w:r>
              <w:r w:rsidRPr="00B55982">
                <w:rPr>
                  <w:rFonts w:ascii="Consolas" w:hAnsi="Consolas" w:cs="Segoe UI"/>
                  <w:color w:val="032F62"/>
                  <w:sz w:val="18"/>
                  <w:szCs w:val="18"/>
                </w:rPr>
                <w:t>'Olá aluno!'</w:t>
              </w:r>
              <w:r w:rsidRPr="00B55982">
                <w:rPr>
                  <w:rFonts w:ascii="Consolas" w:hAnsi="Consolas" w:cs="Segoe UI"/>
                  <w:color w:val="24292E"/>
                  <w:sz w:val="18"/>
                  <w:szCs w:val="18"/>
                </w:rPr>
                <w:t xml:space="preserve">)    </w:t>
              </w:r>
            </w:ins>
          </w:p>
        </w:tc>
      </w:tr>
      <w:tr w:rsidR="00B55982" w:rsidRPr="00B55982" w14:paraId="39978900" w14:textId="77777777" w:rsidTr="00B55982">
        <w:trPr>
          <w:ins w:id="2131" w:author="Cláudio Nóbrega" w:date="2020-07-18T10:53:00Z"/>
        </w:trPr>
        <w:tc>
          <w:tcPr>
            <w:tcW w:w="750" w:type="dxa"/>
            <w:shd w:val="clear" w:color="auto" w:fill="FFFFFF"/>
            <w:noWrap/>
            <w:tcMar>
              <w:top w:w="0" w:type="dxa"/>
              <w:left w:w="150" w:type="dxa"/>
              <w:bottom w:w="0" w:type="dxa"/>
              <w:right w:w="150" w:type="dxa"/>
            </w:tcMar>
            <w:hideMark/>
          </w:tcPr>
          <w:p w14:paraId="7CECE2DC" w14:textId="77777777" w:rsidR="00B55982" w:rsidRPr="00B55982" w:rsidRDefault="00B55982" w:rsidP="00B55982">
            <w:pPr>
              <w:spacing w:line="300" w:lineRule="atLeast"/>
              <w:jc w:val="left"/>
              <w:rPr>
                <w:ins w:id="213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C81C51" w14:textId="77777777" w:rsidR="00B55982" w:rsidRPr="00B55982" w:rsidRDefault="00B55982" w:rsidP="00B55982">
            <w:pPr>
              <w:spacing w:line="300" w:lineRule="atLeast"/>
              <w:jc w:val="left"/>
              <w:rPr>
                <w:ins w:id="2133" w:author="Cláudio Nóbrega" w:date="2020-07-18T10:53:00Z"/>
                <w:rFonts w:ascii="Consolas" w:hAnsi="Consolas" w:cs="Segoe UI"/>
                <w:color w:val="24292E"/>
                <w:sz w:val="18"/>
                <w:szCs w:val="18"/>
              </w:rPr>
            </w:pPr>
          </w:p>
          <w:p w14:paraId="65F315C8" w14:textId="77777777" w:rsidR="00B55982" w:rsidRPr="00B55982" w:rsidRDefault="00B55982" w:rsidP="00B55982">
            <w:pPr>
              <w:spacing w:line="300" w:lineRule="atLeast"/>
              <w:jc w:val="right"/>
              <w:rPr>
                <w:ins w:id="2134" w:author="Cláudio Nóbrega" w:date="2020-07-18T10:53:00Z"/>
                <w:rFonts w:ascii="Times New Roman" w:hAnsi="Times New Roman"/>
                <w:sz w:val="20"/>
                <w:szCs w:val="20"/>
              </w:rPr>
            </w:pPr>
          </w:p>
        </w:tc>
      </w:tr>
      <w:tr w:rsidR="00B55982" w:rsidRPr="00B55982" w14:paraId="20989F47" w14:textId="77777777" w:rsidTr="00B55982">
        <w:trPr>
          <w:ins w:id="2135" w:author="Cláudio Nóbrega" w:date="2020-07-18T10:53:00Z"/>
        </w:trPr>
        <w:tc>
          <w:tcPr>
            <w:tcW w:w="750" w:type="dxa"/>
            <w:shd w:val="clear" w:color="auto" w:fill="FFFFFF"/>
            <w:noWrap/>
            <w:tcMar>
              <w:top w:w="0" w:type="dxa"/>
              <w:left w:w="150" w:type="dxa"/>
              <w:bottom w:w="0" w:type="dxa"/>
              <w:right w:w="150" w:type="dxa"/>
            </w:tcMar>
            <w:hideMark/>
          </w:tcPr>
          <w:p w14:paraId="056F9BB2" w14:textId="77777777" w:rsidR="00B55982" w:rsidRPr="00B55982" w:rsidRDefault="00B55982" w:rsidP="00B55982">
            <w:pPr>
              <w:spacing w:line="300" w:lineRule="atLeast"/>
              <w:jc w:val="left"/>
              <w:rPr>
                <w:ins w:id="2136"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25B4B536" w14:textId="77777777" w:rsidR="00B55982" w:rsidRPr="00B55982" w:rsidRDefault="00B55982" w:rsidP="00B55982">
            <w:pPr>
              <w:spacing w:line="300" w:lineRule="atLeast"/>
              <w:jc w:val="left"/>
              <w:rPr>
                <w:ins w:id="2137" w:author="Cláudio Nóbrega" w:date="2020-07-18T10:53:00Z"/>
                <w:rFonts w:ascii="Consolas" w:hAnsi="Consolas" w:cs="Segoe UI"/>
                <w:color w:val="24292E"/>
                <w:sz w:val="18"/>
                <w:szCs w:val="18"/>
              </w:rPr>
            </w:pPr>
            <w:ins w:id="213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else</w:t>
              </w:r>
              <w:proofErr w:type="spellEnd"/>
              <w:r w:rsidRPr="00B55982">
                <w:rPr>
                  <w:rFonts w:ascii="Consolas" w:hAnsi="Consolas" w:cs="Segoe UI"/>
                  <w:color w:val="24292E"/>
                  <w:sz w:val="18"/>
                  <w:szCs w:val="18"/>
                </w:rPr>
                <w:t>:</w:t>
              </w:r>
            </w:ins>
          </w:p>
        </w:tc>
      </w:tr>
      <w:tr w:rsidR="00B55982" w:rsidRPr="00B55982" w14:paraId="0AB2EBFB" w14:textId="77777777" w:rsidTr="00B55982">
        <w:trPr>
          <w:ins w:id="2139" w:author="Cláudio Nóbrega" w:date="2020-07-18T10:53:00Z"/>
        </w:trPr>
        <w:tc>
          <w:tcPr>
            <w:tcW w:w="750" w:type="dxa"/>
            <w:shd w:val="clear" w:color="auto" w:fill="FFFFFF"/>
            <w:noWrap/>
            <w:tcMar>
              <w:top w:w="0" w:type="dxa"/>
              <w:left w:w="150" w:type="dxa"/>
              <w:bottom w:w="0" w:type="dxa"/>
              <w:right w:w="150" w:type="dxa"/>
            </w:tcMar>
            <w:hideMark/>
          </w:tcPr>
          <w:p w14:paraId="1A232549" w14:textId="77777777" w:rsidR="00B55982" w:rsidRPr="00B55982" w:rsidRDefault="00B55982" w:rsidP="00B55982">
            <w:pPr>
              <w:spacing w:line="300" w:lineRule="atLeast"/>
              <w:jc w:val="left"/>
              <w:rPr>
                <w:ins w:id="214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5A27BA" w14:textId="77777777" w:rsidR="00B55982" w:rsidRPr="00B55982" w:rsidRDefault="00B55982" w:rsidP="00B55982">
            <w:pPr>
              <w:spacing w:line="300" w:lineRule="atLeast"/>
              <w:jc w:val="left"/>
              <w:rPr>
                <w:ins w:id="2141" w:author="Cláudio Nóbrega" w:date="2020-07-18T10:53:00Z"/>
                <w:rFonts w:ascii="Consolas" w:hAnsi="Consolas" w:cs="Segoe UI"/>
                <w:color w:val="24292E"/>
                <w:sz w:val="18"/>
                <w:szCs w:val="18"/>
              </w:rPr>
            </w:pPr>
            <w:ins w:id="214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imprime mensagem: nenhuma mão detectada</w:t>
              </w:r>
            </w:ins>
          </w:p>
        </w:tc>
      </w:tr>
      <w:tr w:rsidR="00B55982" w:rsidRPr="00B55982" w14:paraId="49C45E21" w14:textId="77777777" w:rsidTr="00B55982">
        <w:trPr>
          <w:ins w:id="2143" w:author="Cláudio Nóbrega" w:date="2020-07-18T10:53:00Z"/>
        </w:trPr>
        <w:tc>
          <w:tcPr>
            <w:tcW w:w="750" w:type="dxa"/>
            <w:shd w:val="clear" w:color="auto" w:fill="FFFFFF"/>
            <w:noWrap/>
            <w:tcMar>
              <w:top w:w="0" w:type="dxa"/>
              <w:left w:w="150" w:type="dxa"/>
              <w:bottom w:w="0" w:type="dxa"/>
              <w:right w:w="150" w:type="dxa"/>
            </w:tcMar>
            <w:hideMark/>
          </w:tcPr>
          <w:p w14:paraId="0D13B4C2" w14:textId="77777777" w:rsidR="00B55982" w:rsidRPr="00B55982" w:rsidRDefault="00B55982" w:rsidP="00B55982">
            <w:pPr>
              <w:spacing w:line="300" w:lineRule="atLeast"/>
              <w:jc w:val="left"/>
              <w:rPr>
                <w:ins w:id="214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0A2F46" w14:textId="77777777" w:rsidR="00B55982" w:rsidRPr="00B55982" w:rsidRDefault="00B55982" w:rsidP="00B55982">
            <w:pPr>
              <w:spacing w:line="300" w:lineRule="atLeast"/>
              <w:jc w:val="left"/>
              <w:rPr>
                <w:ins w:id="2145" w:author="Cláudio Nóbrega" w:date="2020-07-18T10:53:00Z"/>
                <w:rFonts w:ascii="Consolas" w:hAnsi="Consolas" w:cs="Segoe UI"/>
                <w:color w:val="24292E"/>
                <w:sz w:val="18"/>
                <w:szCs w:val="18"/>
              </w:rPr>
            </w:pPr>
            <w:ins w:id="2146"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putText</w:t>
              </w:r>
              <w:r w:rsidRPr="00B55982">
                <w:rPr>
                  <w:rFonts w:ascii="Consolas" w:hAnsi="Consolas" w:cs="Segoe UI"/>
                  <w:color w:val="24292E"/>
                  <w:sz w:val="18"/>
                  <w:szCs w:val="18"/>
                </w:rPr>
                <w:t xml:space="preserve">(frame, </w:t>
              </w:r>
              <w:r w:rsidRPr="00B55982">
                <w:rPr>
                  <w:rFonts w:ascii="Consolas" w:hAnsi="Consolas" w:cs="Segoe UI"/>
                  <w:color w:val="032F62"/>
                  <w:sz w:val="18"/>
                  <w:szCs w:val="18"/>
                </w:rPr>
                <w:t xml:space="preserve">"No </w:t>
              </w:r>
              <w:proofErr w:type="spellStart"/>
              <w:r w:rsidRPr="00B55982">
                <w:rPr>
                  <w:rFonts w:ascii="Consolas" w:hAnsi="Consolas" w:cs="Segoe UI"/>
                  <w:color w:val="032F62"/>
                  <w:sz w:val="18"/>
                  <w:szCs w:val="18"/>
                </w:rPr>
                <w:t>hand</w:t>
              </w:r>
              <w:proofErr w:type="spellEnd"/>
              <w:r w:rsidRPr="00B55982">
                <w:rPr>
                  <w:rFonts w:ascii="Consolas" w:hAnsi="Consolas" w:cs="Segoe UI"/>
                  <w:color w:val="032F62"/>
                  <w:sz w:val="18"/>
                  <w:szCs w:val="18"/>
                </w:rPr>
                <w:t xml:space="preserve"> </w:t>
              </w:r>
              <w:proofErr w:type="spellStart"/>
              <w:r w:rsidRPr="00B55982">
                <w:rPr>
                  <w:rFonts w:ascii="Consolas" w:hAnsi="Consolas" w:cs="Segoe UI"/>
                  <w:color w:val="032F62"/>
                  <w:sz w:val="18"/>
                  <w:szCs w:val="18"/>
                </w:rPr>
                <w:t>detected</w:t>
              </w:r>
              <w:proofErr w:type="spellEnd"/>
              <w:r w:rsidRPr="00B55982">
                <w:rPr>
                  <w:rFonts w:ascii="Consolas" w:hAnsi="Consolas" w:cs="Segoe UI"/>
                  <w:color w:val="032F62"/>
                  <w:sz w:val="18"/>
                  <w:szCs w:val="18"/>
                </w:rPr>
                <w:t>"</w:t>
              </w:r>
              <w:r w:rsidRPr="00B55982">
                <w:rPr>
                  <w:rFonts w:ascii="Consolas" w:hAnsi="Consolas" w:cs="Segoe UI"/>
                  <w:color w:val="24292E"/>
                  <w:sz w:val="18"/>
                  <w:szCs w:val="18"/>
                </w:rPr>
                <w:t>, (</w:t>
              </w:r>
              <w:r w:rsidRPr="00B55982">
                <w:rPr>
                  <w:rFonts w:ascii="Consolas" w:hAnsi="Consolas" w:cs="Segoe UI"/>
                  <w:color w:val="005CC5"/>
                  <w:sz w:val="18"/>
                  <w:szCs w:val="18"/>
                </w:rPr>
                <w:t>45</w:t>
              </w:r>
              <w:r w:rsidRPr="00B55982">
                <w:rPr>
                  <w:rFonts w:ascii="Consolas" w:hAnsi="Consolas" w:cs="Segoe UI"/>
                  <w:color w:val="24292E"/>
                  <w:sz w:val="18"/>
                  <w:szCs w:val="18"/>
                </w:rPr>
                <w:t xml:space="preserve">, </w:t>
              </w:r>
              <w:r w:rsidRPr="00B55982">
                <w:rPr>
                  <w:rFonts w:ascii="Consolas" w:hAnsi="Consolas" w:cs="Segoe UI"/>
                  <w:color w:val="005CC5"/>
                  <w:sz w:val="18"/>
                  <w:szCs w:val="18"/>
                </w:rPr>
                <w:t>450</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font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np.random</w:t>
              </w:r>
              <w:proofErr w:type="gramEnd"/>
              <w:r w:rsidRPr="00B55982">
                <w:rPr>
                  <w:rFonts w:ascii="Consolas" w:hAnsi="Consolas" w:cs="Segoe UI"/>
                  <w:color w:val="24292E"/>
                  <w:sz w:val="18"/>
                  <w:szCs w:val="18"/>
                </w:rPr>
                <w:t>.</w:t>
              </w:r>
              <w:r w:rsidRPr="00B55982">
                <w:rPr>
                  <w:rFonts w:ascii="Consolas" w:hAnsi="Consolas" w:cs="Segoe UI"/>
                  <w:color w:val="6F42C1"/>
                  <w:sz w:val="18"/>
                  <w:szCs w:val="18"/>
                </w:rPr>
                <w:t>randint</w:t>
              </w:r>
              <w:proofErr w:type="spellEnd"/>
              <w:r w:rsidRPr="00B55982">
                <w:rPr>
                  <w:rFonts w:ascii="Consolas" w:hAnsi="Consolas" w:cs="Segoe UI"/>
                  <w:color w:val="24292E"/>
                  <w:sz w:val="18"/>
                  <w:szCs w:val="18"/>
                </w:rPr>
                <w:t>(</w:t>
              </w:r>
              <w:r w:rsidRPr="00B55982">
                <w:rPr>
                  <w:rFonts w:ascii="Consolas" w:hAnsi="Consolas" w:cs="Segoe UI"/>
                  <w:color w:val="005CC5"/>
                  <w:sz w:val="18"/>
                  <w:szCs w:val="18"/>
                </w:rPr>
                <w:t>0</w:t>
              </w:r>
              <w:r w:rsidRPr="00B55982">
                <w:rPr>
                  <w:rFonts w:ascii="Consolas" w:hAnsi="Consolas" w:cs="Segoe UI"/>
                  <w:color w:val="24292E"/>
                  <w:sz w:val="18"/>
                  <w:szCs w:val="18"/>
                </w:rPr>
                <w:t xml:space="preserve">, </w:t>
              </w:r>
              <w:r w:rsidRPr="00B55982">
                <w:rPr>
                  <w:rFonts w:ascii="Consolas" w:hAnsi="Consolas" w:cs="Segoe UI"/>
                  <w:color w:val="005CC5"/>
                  <w:sz w:val="18"/>
                  <w:szCs w:val="18"/>
                </w:rPr>
                <w:t>255</w:t>
              </w:r>
              <w:r w:rsidRPr="00B55982">
                <w:rPr>
                  <w:rFonts w:ascii="Consolas" w:hAnsi="Consolas" w:cs="Segoe UI"/>
                  <w:color w:val="24292E"/>
                  <w:sz w:val="18"/>
                  <w:szCs w:val="18"/>
                </w:rPr>
                <w:t xml:space="preserve">, </w:t>
              </w:r>
              <w:r w:rsidRPr="00B55982">
                <w:rPr>
                  <w:rFonts w:ascii="Consolas" w:hAnsi="Consolas" w:cs="Segoe UI"/>
                  <w:color w:val="005CC5"/>
                  <w:sz w:val="18"/>
                  <w:szCs w:val="18"/>
                </w:rPr>
                <w:t>3</w:t>
              </w:r>
              <w:r w:rsidRPr="00B55982">
                <w:rPr>
                  <w:rFonts w:ascii="Consolas" w:hAnsi="Consolas" w:cs="Segoe UI"/>
                  <w:color w:val="24292E"/>
                  <w:sz w:val="18"/>
                  <w:szCs w:val="18"/>
                </w:rPr>
                <w:t>).</w:t>
              </w:r>
              <w:proofErr w:type="spellStart"/>
              <w:r w:rsidRPr="00B55982">
                <w:rPr>
                  <w:rFonts w:ascii="Consolas" w:hAnsi="Consolas" w:cs="Segoe UI"/>
                  <w:color w:val="6F42C1"/>
                  <w:sz w:val="18"/>
                  <w:szCs w:val="18"/>
                </w:rPr>
                <w:t>tolist</w:t>
              </w:r>
              <w:proofErr w:type="spellEnd"/>
              <w:r w:rsidRPr="00B55982">
                <w:rPr>
                  <w:rFonts w:ascii="Consolas" w:hAnsi="Consolas" w:cs="Segoe UI"/>
                  <w:color w:val="24292E"/>
                  <w:sz w:val="18"/>
                  <w:szCs w:val="18"/>
                </w:rPr>
                <w:t xml:space="preserve">(), </w:t>
              </w:r>
              <w:r w:rsidRPr="00B55982">
                <w:rPr>
                  <w:rFonts w:ascii="Consolas" w:hAnsi="Consolas" w:cs="Segoe UI"/>
                  <w:color w:val="005CC5"/>
                  <w:sz w:val="18"/>
                  <w:szCs w:val="18"/>
                </w:rPr>
                <w:t>2</w:t>
              </w:r>
              <w:r w:rsidRPr="00B55982">
                <w:rPr>
                  <w:rFonts w:ascii="Consolas" w:hAnsi="Consolas" w:cs="Segoe UI"/>
                  <w:color w:val="24292E"/>
                  <w:sz w:val="18"/>
                  <w:szCs w:val="18"/>
                </w:rPr>
                <w:t>)</w:t>
              </w:r>
            </w:ins>
          </w:p>
        </w:tc>
      </w:tr>
      <w:tr w:rsidR="00B55982" w:rsidRPr="00B55982" w14:paraId="11C88A41" w14:textId="77777777" w:rsidTr="00B55982">
        <w:trPr>
          <w:ins w:id="2147" w:author="Cláudio Nóbrega" w:date="2020-07-18T10:53:00Z"/>
        </w:trPr>
        <w:tc>
          <w:tcPr>
            <w:tcW w:w="750" w:type="dxa"/>
            <w:shd w:val="clear" w:color="auto" w:fill="FFFFFF"/>
            <w:noWrap/>
            <w:tcMar>
              <w:top w:w="0" w:type="dxa"/>
              <w:left w:w="150" w:type="dxa"/>
              <w:bottom w:w="0" w:type="dxa"/>
              <w:right w:w="150" w:type="dxa"/>
            </w:tcMar>
            <w:hideMark/>
          </w:tcPr>
          <w:p w14:paraId="0D5BFFB1" w14:textId="77777777" w:rsidR="00B55982" w:rsidRPr="00B55982" w:rsidRDefault="00B55982" w:rsidP="00B55982">
            <w:pPr>
              <w:spacing w:line="300" w:lineRule="atLeast"/>
              <w:jc w:val="left"/>
              <w:rPr>
                <w:ins w:id="214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6CEBC4" w14:textId="77777777" w:rsidR="00B55982" w:rsidRPr="00B55982" w:rsidRDefault="00B55982" w:rsidP="00B55982">
            <w:pPr>
              <w:spacing w:line="300" w:lineRule="atLeast"/>
              <w:jc w:val="left"/>
              <w:rPr>
                <w:ins w:id="2149" w:author="Cláudio Nóbrega" w:date="2020-07-18T10:53:00Z"/>
                <w:rFonts w:ascii="Consolas" w:hAnsi="Consolas" w:cs="Segoe UI"/>
                <w:color w:val="24292E"/>
                <w:sz w:val="18"/>
                <w:szCs w:val="18"/>
              </w:rPr>
            </w:pPr>
          </w:p>
          <w:p w14:paraId="769D7619" w14:textId="77777777" w:rsidR="00B55982" w:rsidRPr="00B55982" w:rsidRDefault="00B55982" w:rsidP="00B55982">
            <w:pPr>
              <w:spacing w:line="300" w:lineRule="atLeast"/>
              <w:jc w:val="right"/>
              <w:rPr>
                <w:ins w:id="2150" w:author="Cláudio Nóbrega" w:date="2020-07-18T10:53:00Z"/>
                <w:rFonts w:ascii="Times New Roman" w:hAnsi="Times New Roman"/>
                <w:sz w:val="20"/>
                <w:szCs w:val="20"/>
              </w:rPr>
            </w:pPr>
          </w:p>
        </w:tc>
      </w:tr>
      <w:tr w:rsidR="00B55982" w:rsidRPr="00B55982" w14:paraId="21B32C6B" w14:textId="77777777" w:rsidTr="00B55982">
        <w:trPr>
          <w:ins w:id="2151" w:author="Cláudio Nóbrega" w:date="2020-07-18T10:53:00Z"/>
        </w:trPr>
        <w:tc>
          <w:tcPr>
            <w:tcW w:w="750" w:type="dxa"/>
            <w:shd w:val="clear" w:color="auto" w:fill="FFFFFF"/>
            <w:noWrap/>
            <w:tcMar>
              <w:top w:w="0" w:type="dxa"/>
              <w:left w:w="150" w:type="dxa"/>
              <w:bottom w:w="0" w:type="dxa"/>
              <w:right w:w="150" w:type="dxa"/>
            </w:tcMar>
            <w:hideMark/>
          </w:tcPr>
          <w:p w14:paraId="556CAC1D" w14:textId="77777777" w:rsidR="00B55982" w:rsidRPr="00B55982" w:rsidRDefault="00B55982" w:rsidP="00B55982">
            <w:pPr>
              <w:spacing w:line="300" w:lineRule="atLeast"/>
              <w:jc w:val="left"/>
              <w:rPr>
                <w:ins w:id="2152"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4513BFD5" w14:textId="77777777" w:rsidR="00B55982" w:rsidRPr="00B55982" w:rsidRDefault="00B55982" w:rsidP="00B55982">
            <w:pPr>
              <w:spacing w:line="300" w:lineRule="atLeast"/>
              <w:jc w:val="left"/>
              <w:rPr>
                <w:ins w:id="2153" w:author="Cláudio Nóbrega" w:date="2020-07-18T10:53:00Z"/>
                <w:rFonts w:ascii="Consolas" w:hAnsi="Consolas" w:cs="Segoe UI"/>
                <w:color w:val="24292E"/>
                <w:sz w:val="18"/>
                <w:szCs w:val="18"/>
              </w:rPr>
            </w:pPr>
            <w:ins w:id="2154"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Mostrar imagens de saídas</w:t>
              </w:r>
            </w:ins>
          </w:p>
        </w:tc>
      </w:tr>
      <w:tr w:rsidR="00B55982" w:rsidRPr="00B55982" w14:paraId="74F2501F" w14:textId="77777777" w:rsidTr="00B55982">
        <w:trPr>
          <w:ins w:id="2155" w:author="Cláudio Nóbrega" w:date="2020-07-18T10:53:00Z"/>
        </w:trPr>
        <w:tc>
          <w:tcPr>
            <w:tcW w:w="750" w:type="dxa"/>
            <w:shd w:val="clear" w:color="auto" w:fill="FFFFFF"/>
            <w:noWrap/>
            <w:tcMar>
              <w:top w:w="0" w:type="dxa"/>
              <w:left w:w="150" w:type="dxa"/>
              <w:bottom w:w="0" w:type="dxa"/>
              <w:right w:w="150" w:type="dxa"/>
            </w:tcMar>
            <w:hideMark/>
          </w:tcPr>
          <w:p w14:paraId="71BBB6C5" w14:textId="77777777" w:rsidR="00B55982" w:rsidRPr="00B55982" w:rsidRDefault="00B55982" w:rsidP="00B55982">
            <w:pPr>
              <w:spacing w:line="300" w:lineRule="atLeast"/>
              <w:jc w:val="left"/>
              <w:rPr>
                <w:ins w:id="215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5FA2B8" w14:textId="77777777" w:rsidR="00B55982" w:rsidRPr="00B55982" w:rsidRDefault="00B55982" w:rsidP="00B55982">
            <w:pPr>
              <w:spacing w:line="300" w:lineRule="atLeast"/>
              <w:jc w:val="left"/>
              <w:rPr>
                <w:ins w:id="2157" w:author="Cláudio Nóbrega" w:date="2020-07-18T10:53:00Z"/>
                <w:rFonts w:ascii="Consolas" w:hAnsi="Consolas" w:cs="Segoe UI"/>
                <w:color w:val="24292E"/>
                <w:sz w:val="18"/>
                <w:szCs w:val="18"/>
              </w:rPr>
            </w:pPr>
            <w:ins w:id="2158"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imshow</w:t>
              </w:r>
              <w:r w:rsidRPr="00B55982">
                <w:rPr>
                  <w:rFonts w:ascii="Consolas" w:hAnsi="Consolas" w:cs="Segoe UI"/>
                  <w:color w:val="24292E"/>
                  <w:sz w:val="18"/>
                  <w:szCs w:val="18"/>
                </w:rPr>
                <w:t>(</w:t>
              </w:r>
              <w:r w:rsidRPr="00B55982">
                <w:rPr>
                  <w:rFonts w:ascii="Consolas" w:hAnsi="Consolas" w:cs="Segoe UI"/>
                  <w:color w:val="032F62"/>
                  <w:sz w:val="18"/>
                  <w:szCs w:val="18"/>
                </w:rPr>
                <w:t>'frame'</w:t>
              </w:r>
              <w:r w:rsidRPr="00B55982">
                <w:rPr>
                  <w:rFonts w:ascii="Consolas" w:hAnsi="Consolas" w:cs="Segoe UI"/>
                  <w:color w:val="24292E"/>
                  <w:sz w:val="18"/>
                  <w:szCs w:val="18"/>
                </w:rPr>
                <w:t>, frame)</w:t>
              </w:r>
            </w:ins>
          </w:p>
        </w:tc>
      </w:tr>
      <w:tr w:rsidR="00B55982" w:rsidRPr="00B55982" w14:paraId="7BEDCE90" w14:textId="77777777" w:rsidTr="00B55982">
        <w:trPr>
          <w:ins w:id="2159" w:author="Cláudio Nóbrega" w:date="2020-07-18T10:53:00Z"/>
        </w:trPr>
        <w:tc>
          <w:tcPr>
            <w:tcW w:w="750" w:type="dxa"/>
            <w:shd w:val="clear" w:color="auto" w:fill="FFFFFF"/>
            <w:noWrap/>
            <w:tcMar>
              <w:top w:w="0" w:type="dxa"/>
              <w:left w:w="150" w:type="dxa"/>
              <w:bottom w:w="0" w:type="dxa"/>
              <w:right w:w="150" w:type="dxa"/>
            </w:tcMar>
            <w:hideMark/>
          </w:tcPr>
          <w:p w14:paraId="0EF8A8F4" w14:textId="77777777" w:rsidR="00B55982" w:rsidRPr="00B55982" w:rsidRDefault="00B55982" w:rsidP="00B55982">
            <w:pPr>
              <w:spacing w:line="300" w:lineRule="atLeast"/>
              <w:jc w:val="left"/>
              <w:rPr>
                <w:ins w:id="216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765D7F" w14:textId="77777777" w:rsidR="00B55982" w:rsidRPr="00B55982" w:rsidRDefault="00B55982" w:rsidP="00B55982">
            <w:pPr>
              <w:spacing w:line="300" w:lineRule="atLeast"/>
              <w:jc w:val="left"/>
              <w:rPr>
                <w:ins w:id="2161" w:author="Cláudio Nóbrega" w:date="2020-07-18T10:53:00Z"/>
                <w:rFonts w:ascii="Consolas" w:hAnsi="Consolas" w:cs="Segoe UI"/>
                <w:color w:val="24292E"/>
                <w:sz w:val="18"/>
                <w:szCs w:val="18"/>
              </w:rPr>
            </w:pPr>
            <w:ins w:id="2162"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#cv2.imshow('blur', </w:t>
              </w:r>
              <w:proofErr w:type="spellStart"/>
              <w:r w:rsidRPr="00B55982">
                <w:rPr>
                  <w:rFonts w:ascii="Consolas" w:hAnsi="Consolas" w:cs="Segoe UI"/>
                  <w:color w:val="6A737D"/>
                  <w:sz w:val="18"/>
                  <w:szCs w:val="18"/>
                </w:rPr>
                <w:t>blur</w:t>
              </w:r>
              <w:proofErr w:type="spellEnd"/>
              <w:r w:rsidRPr="00B55982">
                <w:rPr>
                  <w:rFonts w:ascii="Consolas" w:hAnsi="Consolas" w:cs="Segoe UI"/>
                  <w:color w:val="6A737D"/>
                  <w:sz w:val="18"/>
                  <w:szCs w:val="18"/>
                </w:rPr>
                <w:t>)</w:t>
              </w:r>
            </w:ins>
          </w:p>
        </w:tc>
      </w:tr>
      <w:tr w:rsidR="00B55982" w:rsidRPr="00B55982" w14:paraId="0E9B6687" w14:textId="77777777" w:rsidTr="00B55982">
        <w:trPr>
          <w:ins w:id="2163" w:author="Cláudio Nóbrega" w:date="2020-07-18T10:53:00Z"/>
        </w:trPr>
        <w:tc>
          <w:tcPr>
            <w:tcW w:w="750" w:type="dxa"/>
            <w:shd w:val="clear" w:color="auto" w:fill="FFFFFF"/>
            <w:noWrap/>
            <w:tcMar>
              <w:top w:w="0" w:type="dxa"/>
              <w:left w:w="150" w:type="dxa"/>
              <w:bottom w:w="0" w:type="dxa"/>
              <w:right w:w="150" w:type="dxa"/>
            </w:tcMar>
            <w:hideMark/>
          </w:tcPr>
          <w:p w14:paraId="6D1A6D36" w14:textId="77777777" w:rsidR="00B55982" w:rsidRPr="00B55982" w:rsidRDefault="00B55982" w:rsidP="00B55982">
            <w:pPr>
              <w:spacing w:line="300" w:lineRule="atLeast"/>
              <w:jc w:val="left"/>
              <w:rPr>
                <w:ins w:id="216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DC970C" w14:textId="77777777" w:rsidR="00B55982" w:rsidRPr="00B55982" w:rsidRDefault="00B55982" w:rsidP="00B55982">
            <w:pPr>
              <w:spacing w:line="300" w:lineRule="atLeast"/>
              <w:jc w:val="left"/>
              <w:rPr>
                <w:ins w:id="2165" w:author="Cláudio Nóbrega" w:date="2020-07-18T10:53:00Z"/>
                <w:rFonts w:ascii="Consolas" w:hAnsi="Consolas" w:cs="Segoe UI"/>
                <w:color w:val="24292E"/>
                <w:sz w:val="18"/>
                <w:szCs w:val="18"/>
              </w:rPr>
            </w:pPr>
            <w:ins w:id="2166"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#cv2.imshow('hsv', </w:t>
              </w:r>
              <w:proofErr w:type="spellStart"/>
              <w:r w:rsidRPr="00B55982">
                <w:rPr>
                  <w:rFonts w:ascii="Consolas" w:hAnsi="Consolas" w:cs="Segoe UI"/>
                  <w:color w:val="6A737D"/>
                  <w:sz w:val="18"/>
                  <w:szCs w:val="18"/>
                </w:rPr>
                <w:t>hsv</w:t>
              </w:r>
              <w:proofErr w:type="spellEnd"/>
              <w:r w:rsidRPr="00B55982">
                <w:rPr>
                  <w:rFonts w:ascii="Consolas" w:hAnsi="Consolas" w:cs="Segoe UI"/>
                  <w:color w:val="6A737D"/>
                  <w:sz w:val="18"/>
                  <w:szCs w:val="18"/>
                </w:rPr>
                <w:t>)</w:t>
              </w:r>
            </w:ins>
          </w:p>
        </w:tc>
      </w:tr>
      <w:tr w:rsidR="00B55982" w:rsidRPr="00B55982" w14:paraId="6710117C" w14:textId="77777777" w:rsidTr="00B55982">
        <w:trPr>
          <w:ins w:id="2167" w:author="Cláudio Nóbrega" w:date="2020-07-18T10:53:00Z"/>
        </w:trPr>
        <w:tc>
          <w:tcPr>
            <w:tcW w:w="750" w:type="dxa"/>
            <w:shd w:val="clear" w:color="auto" w:fill="FFFFFF"/>
            <w:noWrap/>
            <w:tcMar>
              <w:top w:w="0" w:type="dxa"/>
              <w:left w:w="150" w:type="dxa"/>
              <w:bottom w:w="0" w:type="dxa"/>
              <w:right w:w="150" w:type="dxa"/>
            </w:tcMar>
            <w:hideMark/>
          </w:tcPr>
          <w:p w14:paraId="7AB9013C" w14:textId="77777777" w:rsidR="00B55982" w:rsidRPr="00B55982" w:rsidRDefault="00B55982" w:rsidP="00B55982">
            <w:pPr>
              <w:spacing w:line="300" w:lineRule="atLeast"/>
              <w:jc w:val="left"/>
              <w:rPr>
                <w:ins w:id="216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7163D8" w14:textId="77777777" w:rsidR="00B55982" w:rsidRPr="00B55982" w:rsidRDefault="00B55982" w:rsidP="00B55982">
            <w:pPr>
              <w:spacing w:line="300" w:lineRule="atLeast"/>
              <w:jc w:val="left"/>
              <w:rPr>
                <w:ins w:id="2169" w:author="Cláudio Nóbrega" w:date="2020-07-18T10:53:00Z"/>
                <w:rFonts w:ascii="Consolas" w:hAnsi="Consolas" w:cs="Segoe UI"/>
                <w:color w:val="24292E"/>
                <w:sz w:val="18"/>
                <w:szCs w:val="18"/>
              </w:rPr>
            </w:pPr>
            <w:ins w:id="2170"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xml:space="preserve">#cv2.imshow('thresh', </w:t>
              </w:r>
              <w:proofErr w:type="spellStart"/>
              <w:r w:rsidRPr="00B55982">
                <w:rPr>
                  <w:rFonts w:ascii="Consolas" w:hAnsi="Consolas" w:cs="Segoe UI"/>
                  <w:color w:val="6A737D"/>
                  <w:sz w:val="18"/>
                  <w:szCs w:val="18"/>
                </w:rPr>
                <w:t>thresh</w:t>
              </w:r>
              <w:proofErr w:type="spellEnd"/>
              <w:r w:rsidRPr="00B55982">
                <w:rPr>
                  <w:rFonts w:ascii="Consolas" w:hAnsi="Consolas" w:cs="Segoe UI"/>
                  <w:color w:val="6A737D"/>
                  <w:sz w:val="18"/>
                  <w:szCs w:val="18"/>
                </w:rPr>
                <w:t>)</w:t>
              </w:r>
            </w:ins>
          </w:p>
        </w:tc>
      </w:tr>
      <w:tr w:rsidR="00B55982" w:rsidRPr="00B55982" w14:paraId="0FEC2F85" w14:textId="77777777" w:rsidTr="00B55982">
        <w:trPr>
          <w:ins w:id="2171" w:author="Cláudio Nóbrega" w:date="2020-07-18T10:53:00Z"/>
        </w:trPr>
        <w:tc>
          <w:tcPr>
            <w:tcW w:w="750" w:type="dxa"/>
            <w:shd w:val="clear" w:color="auto" w:fill="FFFFFF"/>
            <w:noWrap/>
            <w:tcMar>
              <w:top w:w="0" w:type="dxa"/>
              <w:left w:w="150" w:type="dxa"/>
              <w:bottom w:w="0" w:type="dxa"/>
              <w:right w:w="150" w:type="dxa"/>
            </w:tcMar>
            <w:hideMark/>
          </w:tcPr>
          <w:p w14:paraId="6E7BAED7" w14:textId="77777777" w:rsidR="00B55982" w:rsidRPr="00B55982" w:rsidRDefault="00B55982" w:rsidP="00B55982">
            <w:pPr>
              <w:spacing w:line="300" w:lineRule="atLeast"/>
              <w:jc w:val="left"/>
              <w:rPr>
                <w:ins w:id="217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EF646B" w14:textId="77777777" w:rsidR="00B55982" w:rsidRPr="00B55982" w:rsidRDefault="00B55982" w:rsidP="00B55982">
            <w:pPr>
              <w:spacing w:line="300" w:lineRule="atLeast"/>
              <w:jc w:val="left"/>
              <w:rPr>
                <w:ins w:id="2173" w:author="Cláudio Nóbrega" w:date="2020-07-18T10:53:00Z"/>
                <w:rFonts w:ascii="Consolas" w:hAnsi="Consolas" w:cs="Segoe UI"/>
                <w:color w:val="24292E"/>
                <w:sz w:val="18"/>
                <w:szCs w:val="18"/>
              </w:rPr>
            </w:pPr>
            <w:ins w:id="2174"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imshow</w:t>
              </w:r>
              <w:r w:rsidRPr="00B55982">
                <w:rPr>
                  <w:rFonts w:ascii="Consolas" w:hAnsi="Consolas" w:cs="Segoe UI"/>
                  <w:color w:val="24292E"/>
                  <w:sz w:val="18"/>
                  <w:szCs w:val="18"/>
                </w:rPr>
                <w:t>(</w:t>
              </w:r>
              <w:r w:rsidRPr="00B55982">
                <w:rPr>
                  <w:rFonts w:ascii="Consolas" w:hAnsi="Consolas" w:cs="Segoe UI"/>
                  <w:color w:val="032F62"/>
                  <w:sz w:val="18"/>
                  <w:szCs w:val="18"/>
                </w:rPr>
                <w:t>'mog2'</w:t>
              </w:r>
              <w:r w:rsidRPr="00B55982">
                <w:rPr>
                  <w:rFonts w:ascii="Consolas" w:hAnsi="Consolas" w:cs="Segoe UI"/>
                  <w:color w:val="24292E"/>
                  <w:sz w:val="18"/>
                  <w:szCs w:val="18"/>
                </w:rPr>
                <w:t xml:space="preserve">, </w:t>
              </w:r>
              <w:proofErr w:type="spellStart"/>
              <w:r w:rsidRPr="00B55982">
                <w:rPr>
                  <w:rFonts w:ascii="Consolas" w:hAnsi="Consolas" w:cs="Segoe UI"/>
                  <w:color w:val="24292E"/>
                  <w:sz w:val="18"/>
                  <w:szCs w:val="18"/>
                </w:rPr>
                <w:t>fgmask</w:t>
              </w:r>
              <w:proofErr w:type="spellEnd"/>
              <w:r w:rsidRPr="00B55982">
                <w:rPr>
                  <w:rFonts w:ascii="Consolas" w:hAnsi="Consolas" w:cs="Segoe UI"/>
                  <w:color w:val="24292E"/>
                  <w:sz w:val="18"/>
                  <w:szCs w:val="18"/>
                </w:rPr>
                <w:t>)</w:t>
              </w:r>
            </w:ins>
          </w:p>
        </w:tc>
      </w:tr>
      <w:tr w:rsidR="00B55982" w:rsidRPr="00B55982" w14:paraId="13EC69C4" w14:textId="77777777" w:rsidTr="00B55982">
        <w:trPr>
          <w:ins w:id="2175" w:author="Cláudio Nóbrega" w:date="2020-07-18T10:53:00Z"/>
        </w:trPr>
        <w:tc>
          <w:tcPr>
            <w:tcW w:w="750" w:type="dxa"/>
            <w:shd w:val="clear" w:color="auto" w:fill="FFFFFF"/>
            <w:noWrap/>
            <w:tcMar>
              <w:top w:w="0" w:type="dxa"/>
              <w:left w:w="150" w:type="dxa"/>
              <w:bottom w:w="0" w:type="dxa"/>
              <w:right w:w="150" w:type="dxa"/>
            </w:tcMar>
            <w:hideMark/>
          </w:tcPr>
          <w:p w14:paraId="72E7C234" w14:textId="77777777" w:rsidR="00B55982" w:rsidRPr="00B55982" w:rsidRDefault="00B55982" w:rsidP="00B55982">
            <w:pPr>
              <w:spacing w:line="300" w:lineRule="atLeast"/>
              <w:jc w:val="left"/>
              <w:rPr>
                <w:ins w:id="217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122A45" w14:textId="77777777" w:rsidR="00B55982" w:rsidRPr="00B55982" w:rsidRDefault="00B55982" w:rsidP="00B55982">
            <w:pPr>
              <w:spacing w:line="300" w:lineRule="atLeast"/>
              <w:jc w:val="left"/>
              <w:rPr>
                <w:ins w:id="2177" w:author="Cláudio Nóbrega" w:date="2020-07-18T10:53:00Z"/>
                <w:rFonts w:ascii="Consolas" w:hAnsi="Consolas" w:cs="Segoe UI"/>
                <w:color w:val="24292E"/>
                <w:sz w:val="18"/>
                <w:szCs w:val="18"/>
              </w:rPr>
            </w:pPr>
            <w:ins w:id="2178"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imshow</w:t>
              </w:r>
              <w:r w:rsidRPr="00B55982">
                <w:rPr>
                  <w:rFonts w:ascii="Consolas" w:hAnsi="Consolas" w:cs="Segoe UI"/>
                  <w:color w:val="24292E"/>
                  <w:sz w:val="18"/>
                  <w:szCs w:val="18"/>
                </w:rPr>
                <w:t>(</w:t>
              </w:r>
              <w:r w:rsidRPr="00B55982">
                <w:rPr>
                  <w:rFonts w:ascii="Consolas" w:hAnsi="Consolas" w:cs="Segoe UI"/>
                  <w:color w:val="032F62"/>
                  <w:sz w:val="18"/>
                  <w:szCs w:val="18"/>
                </w:rPr>
                <w:t>'ROI'</w:t>
              </w:r>
              <w:r w:rsidRPr="00B55982">
                <w:rPr>
                  <w:rFonts w:ascii="Consolas" w:hAnsi="Consolas" w:cs="Segoe UI"/>
                  <w:color w:val="24292E"/>
                  <w:sz w:val="18"/>
                  <w:szCs w:val="18"/>
                </w:rPr>
                <w:t xml:space="preserve">, </w:t>
              </w:r>
              <w:r w:rsidRPr="00B55982">
                <w:rPr>
                  <w:rFonts w:ascii="Consolas" w:hAnsi="Consolas" w:cs="Segoe UI"/>
                  <w:color w:val="E36209"/>
                  <w:sz w:val="18"/>
                  <w:szCs w:val="18"/>
                </w:rPr>
                <w:t>ROI</w:t>
              </w:r>
              <w:r w:rsidRPr="00B55982">
                <w:rPr>
                  <w:rFonts w:ascii="Consolas" w:hAnsi="Consolas" w:cs="Segoe UI"/>
                  <w:color w:val="24292E"/>
                  <w:sz w:val="18"/>
                  <w:szCs w:val="18"/>
                </w:rPr>
                <w:t>)</w:t>
              </w:r>
            </w:ins>
          </w:p>
        </w:tc>
      </w:tr>
      <w:tr w:rsidR="00B55982" w:rsidRPr="00B55982" w14:paraId="6EF5B2F4" w14:textId="77777777" w:rsidTr="00B55982">
        <w:trPr>
          <w:ins w:id="2179" w:author="Cláudio Nóbrega" w:date="2020-07-18T10:53:00Z"/>
        </w:trPr>
        <w:tc>
          <w:tcPr>
            <w:tcW w:w="750" w:type="dxa"/>
            <w:shd w:val="clear" w:color="auto" w:fill="FFFFFF"/>
            <w:noWrap/>
            <w:tcMar>
              <w:top w:w="0" w:type="dxa"/>
              <w:left w:w="150" w:type="dxa"/>
              <w:bottom w:w="0" w:type="dxa"/>
              <w:right w:w="150" w:type="dxa"/>
            </w:tcMar>
            <w:hideMark/>
          </w:tcPr>
          <w:p w14:paraId="6FA24FBA" w14:textId="77777777" w:rsidR="00B55982" w:rsidRPr="00B55982" w:rsidRDefault="00B55982" w:rsidP="00B55982">
            <w:pPr>
              <w:spacing w:line="300" w:lineRule="atLeast"/>
              <w:jc w:val="left"/>
              <w:rPr>
                <w:ins w:id="218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D9965F" w14:textId="77777777" w:rsidR="00B55982" w:rsidRPr="00B55982" w:rsidRDefault="00B55982" w:rsidP="00B55982">
            <w:pPr>
              <w:spacing w:line="300" w:lineRule="atLeast"/>
              <w:jc w:val="left"/>
              <w:rPr>
                <w:ins w:id="2181" w:author="Cláudio Nóbrega" w:date="2020-07-18T10:53:00Z"/>
                <w:rFonts w:ascii="Consolas" w:hAnsi="Consolas" w:cs="Segoe UI"/>
                <w:color w:val="24292E"/>
                <w:sz w:val="18"/>
                <w:szCs w:val="18"/>
              </w:rPr>
            </w:pPr>
          </w:p>
          <w:p w14:paraId="766A8177" w14:textId="77777777" w:rsidR="00B55982" w:rsidRPr="00B55982" w:rsidRDefault="00B55982" w:rsidP="00B55982">
            <w:pPr>
              <w:spacing w:line="300" w:lineRule="atLeast"/>
              <w:jc w:val="right"/>
              <w:rPr>
                <w:ins w:id="2182" w:author="Cláudio Nóbrega" w:date="2020-07-18T10:53:00Z"/>
                <w:rFonts w:ascii="Times New Roman" w:hAnsi="Times New Roman"/>
                <w:sz w:val="20"/>
                <w:szCs w:val="20"/>
              </w:rPr>
            </w:pPr>
          </w:p>
        </w:tc>
      </w:tr>
      <w:tr w:rsidR="00B55982" w:rsidRPr="00B55982" w14:paraId="2D8354D7" w14:textId="77777777" w:rsidTr="00B55982">
        <w:trPr>
          <w:ins w:id="2183" w:author="Cláudio Nóbrega" w:date="2020-07-18T10:53:00Z"/>
        </w:trPr>
        <w:tc>
          <w:tcPr>
            <w:tcW w:w="750" w:type="dxa"/>
            <w:shd w:val="clear" w:color="auto" w:fill="FFFFFF"/>
            <w:noWrap/>
            <w:tcMar>
              <w:top w:w="0" w:type="dxa"/>
              <w:left w:w="150" w:type="dxa"/>
              <w:bottom w:w="0" w:type="dxa"/>
              <w:right w:w="150" w:type="dxa"/>
            </w:tcMar>
            <w:hideMark/>
          </w:tcPr>
          <w:p w14:paraId="62DF3D3D" w14:textId="77777777" w:rsidR="00B55982" w:rsidRPr="00B55982" w:rsidRDefault="00B55982" w:rsidP="00B55982">
            <w:pPr>
              <w:spacing w:line="300" w:lineRule="atLeast"/>
              <w:jc w:val="left"/>
              <w:rPr>
                <w:ins w:id="2184"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293D3E14" w14:textId="77777777" w:rsidR="00B55982" w:rsidRPr="00B55982" w:rsidRDefault="00B55982" w:rsidP="00B55982">
            <w:pPr>
              <w:spacing w:line="300" w:lineRule="atLeast"/>
              <w:jc w:val="left"/>
              <w:rPr>
                <w:ins w:id="2185" w:author="Cláudio Nóbrega" w:date="2020-07-18T10:53:00Z"/>
                <w:rFonts w:ascii="Consolas" w:hAnsi="Consolas" w:cs="Segoe UI"/>
                <w:color w:val="24292E"/>
                <w:sz w:val="18"/>
                <w:szCs w:val="18"/>
              </w:rPr>
            </w:pPr>
            <w:ins w:id="2186" w:author="Cláudio Nóbrega" w:date="2020-07-18T10:53:00Z">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24292E"/>
                  <w:sz w:val="18"/>
                  <w:szCs w:val="18"/>
                </w:rPr>
                <w:t>record.</w:t>
              </w:r>
              <w:r w:rsidRPr="00B55982">
                <w:rPr>
                  <w:rFonts w:ascii="Consolas" w:hAnsi="Consolas" w:cs="Segoe UI"/>
                  <w:color w:val="6F42C1"/>
                  <w:sz w:val="18"/>
                  <w:szCs w:val="18"/>
                </w:rPr>
                <w:t>write</w:t>
              </w:r>
              <w:proofErr w:type="spellEnd"/>
              <w:proofErr w:type="gramEnd"/>
              <w:r w:rsidRPr="00B55982">
                <w:rPr>
                  <w:rFonts w:ascii="Consolas" w:hAnsi="Consolas" w:cs="Segoe UI"/>
                  <w:color w:val="24292E"/>
                  <w:sz w:val="18"/>
                  <w:szCs w:val="18"/>
                </w:rPr>
                <w:t>(frame)</w:t>
              </w:r>
            </w:ins>
          </w:p>
        </w:tc>
      </w:tr>
      <w:tr w:rsidR="00B55982" w:rsidRPr="00B55982" w14:paraId="10A58F31" w14:textId="77777777" w:rsidTr="00B55982">
        <w:trPr>
          <w:ins w:id="2187" w:author="Cláudio Nóbrega" w:date="2020-07-18T10:53:00Z"/>
        </w:trPr>
        <w:tc>
          <w:tcPr>
            <w:tcW w:w="750" w:type="dxa"/>
            <w:shd w:val="clear" w:color="auto" w:fill="FFFFFF"/>
            <w:noWrap/>
            <w:tcMar>
              <w:top w:w="0" w:type="dxa"/>
              <w:left w:w="150" w:type="dxa"/>
              <w:bottom w:w="0" w:type="dxa"/>
              <w:right w:w="150" w:type="dxa"/>
            </w:tcMar>
            <w:hideMark/>
          </w:tcPr>
          <w:p w14:paraId="225A9233" w14:textId="77777777" w:rsidR="00B55982" w:rsidRPr="00B55982" w:rsidRDefault="00B55982" w:rsidP="00B55982">
            <w:pPr>
              <w:spacing w:line="300" w:lineRule="atLeast"/>
              <w:jc w:val="left"/>
              <w:rPr>
                <w:ins w:id="2188"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A77D0E" w14:textId="77777777" w:rsidR="00B55982" w:rsidRPr="00B55982" w:rsidRDefault="00B55982" w:rsidP="00B55982">
            <w:pPr>
              <w:spacing w:line="300" w:lineRule="atLeast"/>
              <w:jc w:val="left"/>
              <w:rPr>
                <w:ins w:id="2189" w:author="Cláudio Nóbrega" w:date="2020-07-18T10:53:00Z"/>
                <w:rFonts w:ascii="Consolas" w:hAnsi="Consolas" w:cs="Segoe UI"/>
                <w:color w:val="24292E"/>
                <w:sz w:val="18"/>
                <w:szCs w:val="18"/>
              </w:rPr>
            </w:pPr>
          </w:p>
          <w:p w14:paraId="3F754359" w14:textId="77777777" w:rsidR="00B55982" w:rsidRPr="00B55982" w:rsidRDefault="00B55982" w:rsidP="00B55982">
            <w:pPr>
              <w:spacing w:line="300" w:lineRule="atLeast"/>
              <w:jc w:val="right"/>
              <w:rPr>
                <w:ins w:id="2190" w:author="Cláudio Nóbrega" w:date="2020-07-18T10:53:00Z"/>
                <w:rFonts w:ascii="Times New Roman" w:hAnsi="Times New Roman"/>
                <w:sz w:val="20"/>
                <w:szCs w:val="20"/>
              </w:rPr>
            </w:pPr>
          </w:p>
        </w:tc>
      </w:tr>
      <w:tr w:rsidR="00B55982" w:rsidRPr="00B55982" w14:paraId="552CC528" w14:textId="77777777" w:rsidTr="00B55982">
        <w:trPr>
          <w:ins w:id="2191" w:author="Cláudio Nóbrega" w:date="2020-07-18T10:53:00Z"/>
        </w:trPr>
        <w:tc>
          <w:tcPr>
            <w:tcW w:w="750" w:type="dxa"/>
            <w:shd w:val="clear" w:color="auto" w:fill="FFFFFF"/>
            <w:noWrap/>
            <w:tcMar>
              <w:top w:w="0" w:type="dxa"/>
              <w:left w:w="150" w:type="dxa"/>
              <w:bottom w:w="0" w:type="dxa"/>
              <w:right w:w="150" w:type="dxa"/>
            </w:tcMar>
            <w:hideMark/>
          </w:tcPr>
          <w:p w14:paraId="3A7306D2" w14:textId="77777777" w:rsidR="00B55982" w:rsidRPr="00B55982" w:rsidRDefault="00B55982" w:rsidP="00B55982">
            <w:pPr>
              <w:spacing w:line="300" w:lineRule="atLeast"/>
              <w:jc w:val="left"/>
              <w:rPr>
                <w:ins w:id="2192"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69D96CB8" w14:textId="77777777" w:rsidR="00B55982" w:rsidRPr="00B55982" w:rsidRDefault="00B55982" w:rsidP="00B55982">
            <w:pPr>
              <w:spacing w:line="300" w:lineRule="atLeast"/>
              <w:jc w:val="left"/>
              <w:rPr>
                <w:ins w:id="2193" w:author="Cláudio Nóbrega" w:date="2020-07-18T10:53:00Z"/>
                <w:rFonts w:ascii="Consolas" w:hAnsi="Consolas" w:cs="Segoe UI"/>
                <w:color w:val="24292E"/>
                <w:sz w:val="18"/>
                <w:szCs w:val="18"/>
              </w:rPr>
            </w:pPr>
            <w:ins w:id="2194" w:author="Cláudio Nóbrega" w:date="2020-07-18T10:53:00Z">
              <w:r w:rsidRPr="00B55982">
                <w:rPr>
                  <w:rFonts w:ascii="Consolas" w:hAnsi="Consolas" w:cs="Segoe UI"/>
                  <w:color w:val="24292E"/>
                  <w:sz w:val="18"/>
                  <w:szCs w:val="18"/>
                </w:rPr>
                <w:t xml:space="preserve">        </w:t>
              </w:r>
              <w:r w:rsidRPr="00B55982">
                <w:rPr>
                  <w:rFonts w:ascii="Consolas" w:hAnsi="Consolas" w:cs="Segoe UI"/>
                  <w:color w:val="6A737D"/>
                  <w:sz w:val="18"/>
                  <w:szCs w:val="18"/>
                </w:rPr>
                <w:t># Verifica a tecla pressionada</w:t>
              </w:r>
            </w:ins>
          </w:p>
        </w:tc>
      </w:tr>
      <w:tr w:rsidR="00B55982" w:rsidRPr="00B55982" w14:paraId="05594C13" w14:textId="77777777" w:rsidTr="00B55982">
        <w:trPr>
          <w:ins w:id="2195" w:author="Cláudio Nóbrega" w:date="2020-07-18T10:53:00Z"/>
        </w:trPr>
        <w:tc>
          <w:tcPr>
            <w:tcW w:w="750" w:type="dxa"/>
            <w:shd w:val="clear" w:color="auto" w:fill="FFFFFF"/>
            <w:noWrap/>
            <w:tcMar>
              <w:top w:w="0" w:type="dxa"/>
              <w:left w:w="150" w:type="dxa"/>
              <w:bottom w:w="0" w:type="dxa"/>
              <w:right w:w="150" w:type="dxa"/>
            </w:tcMar>
            <w:hideMark/>
          </w:tcPr>
          <w:p w14:paraId="3194621A" w14:textId="77777777" w:rsidR="00B55982" w:rsidRPr="00B55982" w:rsidRDefault="00B55982" w:rsidP="00B55982">
            <w:pPr>
              <w:spacing w:line="300" w:lineRule="atLeast"/>
              <w:jc w:val="left"/>
              <w:rPr>
                <w:ins w:id="2196"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845FBB" w14:textId="77777777" w:rsidR="00B55982" w:rsidRPr="00B55982" w:rsidRDefault="00B55982" w:rsidP="00B55982">
            <w:pPr>
              <w:spacing w:line="300" w:lineRule="atLeast"/>
              <w:jc w:val="left"/>
              <w:rPr>
                <w:ins w:id="2197" w:author="Cláudio Nóbrega" w:date="2020-07-18T10:53:00Z"/>
                <w:rFonts w:ascii="Consolas" w:hAnsi="Consolas" w:cs="Segoe UI"/>
                <w:color w:val="24292E"/>
                <w:sz w:val="18"/>
                <w:szCs w:val="18"/>
              </w:rPr>
            </w:pPr>
            <w:ins w:id="2198" w:author="Cláudio Nóbrega" w:date="2020-07-18T10:53:00Z">
              <w:r w:rsidRPr="00B55982">
                <w:rPr>
                  <w:rFonts w:ascii="Consolas" w:hAnsi="Consolas" w:cs="Segoe UI"/>
                  <w:color w:val="24292E"/>
                  <w:sz w:val="18"/>
                  <w:szCs w:val="18"/>
                </w:rPr>
                <w:t xml:space="preserve">        </w:t>
              </w:r>
              <w:proofErr w:type="spellStart"/>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cv2.</w:t>
              </w:r>
              <w:r w:rsidRPr="00B55982">
                <w:rPr>
                  <w:rFonts w:ascii="Consolas" w:hAnsi="Consolas" w:cs="Segoe UI"/>
                  <w:color w:val="6F42C1"/>
                  <w:sz w:val="18"/>
                  <w:szCs w:val="18"/>
                </w:rPr>
                <w:t>waitKey</w:t>
              </w:r>
              <w:r w:rsidRPr="00B55982">
                <w:rPr>
                  <w:rFonts w:ascii="Consolas" w:hAnsi="Consolas" w:cs="Segoe UI"/>
                  <w:color w:val="24292E"/>
                  <w:sz w:val="18"/>
                  <w:szCs w:val="18"/>
                </w:rPr>
                <w:t>(</w:t>
              </w:r>
              <w:r w:rsidRPr="00B55982">
                <w:rPr>
                  <w:rFonts w:ascii="Consolas" w:hAnsi="Consolas" w:cs="Segoe UI"/>
                  <w:color w:val="005CC5"/>
                  <w:sz w:val="18"/>
                  <w:szCs w:val="18"/>
                </w:rPr>
                <w:t>100</w:t>
              </w:r>
              <w:r w:rsidRPr="00B55982">
                <w:rPr>
                  <w:rFonts w:ascii="Consolas" w:hAnsi="Consolas" w:cs="Segoe UI"/>
                  <w:color w:val="24292E"/>
                  <w:sz w:val="18"/>
                  <w:szCs w:val="18"/>
                </w:rPr>
                <w:t xml:space="preserve">)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05CC5"/>
                  <w:sz w:val="18"/>
                  <w:szCs w:val="18"/>
                </w:rPr>
                <w:t>27</w:t>
              </w:r>
              <w:r w:rsidRPr="00B55982">
                <w:rPr>
                  <w:rFonts w:ascii="Consolas" w:hAnsi="Consolas" w:cs="Segoe UI"/>
                  <w:color w:val="24292E"/>
                  <w:sz w:val="18"/>
                  <w:szCs w:val="18"/>
                </w:rPr>
                <w:t>:</w:t>
              </w:r>
            </w:ins>
          </w:p>
        </w:tc>
      </w:tr>
      <w:tr w:rsidR="00B55982" w:rsidRPr="00B55982" w14:paraId="0FF5EC08" w14:textId="77777777" w:rsidTr="00B55982">
        <w:trPr>
          <w:ins w:id="2199" w:author="Cláudio Nóbrega" w:date="2020-07-18T10:53:00Z"/>
        </w:trPr>
        <w:tc>
          <w:tcPr>
            <w:tcW w:w="750" w:type="dxa"/>
            <w:shd w:val="clear" w:color="auto" w:fill="FFFFFF"/>
            <w:noWrap/>
            <w:tcMar>
              <w:top w:w="0" w:type="dxa"/>
              <w:left w:w="150" w:type="dxa"/>
              <w:bottom w:w="0" w:type="dxa"/>
              <w:right w:w="150" w:type="dxa"/>
            </w:tcMar>
            <w:hideMark/>
          </w:tcPr>
          <w:p w14:paraId="4DC81EC9" w14:textId="77777777" w:rsidR="00B55982" w:rsidRPr="00B55982" w:rsidRDefault="00B55982" w:rsidP="00B55982">
            <w:pPr>
              <w:spacing w:line="300" w:lineRule="atLeast"/>
              <w:jc w:val="left"/>
              <w:rPr>
                <w:ins w:id="2200"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51F378" w14:textId="77777777" w:rsidR="00B55982" w:rsidRPr="00B55982" w:rsidRDefault="00B55982" w:rsidP="00B55982">
            <w:pPr>
              <w:spacing w:line="300" w:lineRule="atLeast"/>
              <w:jc w:val="left"/>
              <w:rPr>
                <w:ins w:id="2201" w:author="Cláudio Nóbrega" w:date="2020-07-18T10:53:00Z"/>
                <w:rFonts w:ascii="Consolas" w:hAnsi="Consolas" w:cs="Segoe UI"/>
                <w:color w:val="24292E"/>
                <w:sz w:val="18"/>
                <w:szCs w:val="18"/>
              </w:rPr>
            </w:pPr>
            <w:ins w:id="2202" w:author="Cláudio Nóbrega" w:date="2020-07-18T10:53:00Z">
              <w:r w:rsidRPr="00B55982">
                <w:rPr>
                  <w:rFonts w:ascii="Consolas" w:hAnsi="Consolas" w:cs="Segoe UI"/>
                  <w:color w:val="24292E"/>
                  <w:sz w:val="18"/>
                  <w:szCs w:val="18"/>
                </w:rPr>
                <w:t xml:space="preserve">            </w:t>
              </w:r>
              <w:proofErr w:type="gramStart"/>
              <w:r w:rsidRPr="00B55982">
                <w:rPr>
                  <w:rFonts w:ascii="Consolas" w:hAnsi="Consolas" w:cs="Segoe UI"/>
                  <w:color w:val="D73A49"/>
                  <w:sz w:val="18"/>
                  <w:szCs w:val="18"/>
                </w:rPr>
                <w:t>break</w:t>
              </w:r>
              <w:r w:rsidRPr="00B55982">
                <w:rPr>
                  <w:rFonts w:ascii="Consolas" w:hAnsi="Consolas" w:cs="Segoe UI"/>
                  <w:color w:val="24292E"/>
                  <w:sz w:val="18"/>
                  <w:szCs w:val="18"/>
                </w:rPr>
                <w:t xml:space="preserve">  </w:t>
              </w:r>
              <w:r w:rsidRPr="00B55982">
                <w:rPr>
                  <w:rFonts w:ascii="Consolas" w:hAnsi="Consolas" w:cs="Segoe UI"/>
                  <w:color w:val="6A737D"/>
                  <w:sz w:val="18"/>
                  <w:szCs w:val="18"/>
                </w:rPr>
                <w:t>#</w:t>
              </w:r>
              <w:proofErr w:type="gramEnd"/>
              <w:r w:rsidRPr="00B55982">
                <w:rPr>
                  <w:rFonts w:ascii="Consolas" w:hAnsi="Consolas" w:cs="Segoe UI"/>
                  <w:color w:val="6A737D"/>
                  <w:sz w:val="18"/>
                  <w:szCs w:val="18"/>
                </w:rPr>
                <w:t xml:space="preserve"> ESC para sair</w:t>
              </w:r>
            </w:ins>
          </w:p>
        </w:tc>
      </w:tr>
      <w:tr w:rsidR="00B55982" w:rsidRPr="00B55982" w14:paraId="2132B5F3" w14:textId="77777777" w:rsidTr="00B55982">
        <w:trPr>
          <w:ins w:id="2203" w:author="Cláudio Nóbrega" w:date="2020-07-18T10:53:00Z"/>
        </w:trPr>
        <w:tc>
          <w:tcPr>
            <w:tcW w:w="750" w:type="dxa"/>
            <w:shd w:val="clear" w:color="auto" w:fill="FFFFFF"/>
            <w:noWrap/>
            <w:tcMar>
              <w:top w:w="0" w:type="dxa"/>
              <w:left w:w="150" w:type="dxa"/>
              <w:bottom w:w="0" w:type="dxa"/>
              <w:right w:w="150" w:type="dxa"/>
            </w:tcMar>
            <w:hideMark/>
          </w:tcPr>
          <w:p w14:paraId="686CB38A" w14:textId="77777777" w:rsidR="00B55982" w:rsidRPr="00B55982" w:rsidRDefault="00B55982" w:rsidP="00B55982">
            <w:pPr>
              <w:spacing w:line="300" w:lineRule="atLeast"/>
              <w:jc w:val="left"/>
              <w:rPr>
                <w:ins w:id="220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309DA9" w14:textId="77777777" w:rsidR="00B55982" w:rsidRPr="00B55982" w:rsidRDefault="00B55982" w:rsidP="00B55982">
            <w:pPr>
              <w:spacing w:line="300" w:lineRule="atLeast"/>
              <w:jc w:val="left"/>
              <w:rPr>
                <w:ins w:id="2205" w:author="Cláudio Nóbrega" w:date="2020-07-18T10:53:00Z"/>
                <w:rFonts w:ascii="Consolas" w:hAnsi="Consolas" w:cs="Segoe UI"/>
                <w:color w:val="24292E"/>
                <w:sz w:val="18"/>
                <w:szCs w:val="18"/>
              </w:rPr>
            </w:pPr>
          </w:p>
          <w:p w14:paraId="3D1D1EC8" w14:textId="77777777" w:rsidR="00B55982" w:rsidRPr="00B55982" w:rsidRDefault="00B55982" w:rsidP="00B55982">
            <w:pPr>
              <w:spacing w:line="300" w:lineRule="atLeast"/>
              <w:jc w:val="right"/>
              <w:rPr>
                <w:ins w:id="2206" w:author="Cláudio Nóbrega" w:date="2020-07-18T10:53:00Z"/>
                <w:rFonts w:ascii="Times New Roman" w:hAnsi="Times New Roman"/>
                <w:sz w:val="20"/>
                <w:szCs w:val="20"/>
              </w:rPr>
            </w:pPr>
          </w:p>
        </w:tc>
      </w:tr>
      <w:tr w:rsidR="00B55982" w:rsidRPr="00B55982" w14:paraId="30D86730" w14:textId="77777777" w:rsidTr="00B55982">
        <w:trPr>
          <w:ins w:id="2207" w:author="Cláudio Nóbrega" w:date="2020-07-18T10:53:00Z"/>
        </w:trPr>
        <w:tc>
          <w:tcPr>
            <w:tcW w:w="750" w:type="dxa"/>
            <w:shd w:val="clear" w:color="auto" w:fill="FFFFFF"/>
            <w:noWrap/>
            <w:tcMar>
              <w:top w:w="0" w:type="dxa"/>
              <w:left w:w="150" w:type="dxa"/>
              <w:bottom w:w="0" w:type="dxa"/>
              <w:right w:w="150" w:type="dxa"/>
            </w:tcMar>
            <w:hideMark/>
          </w:tcPr>
          <w:p w14:paraId="317AF635" w14:textId="77777777" w:rsidR="00B55982" w:rsidRPr="00B55982" w:rsidRDefault="00B55982" w:rsidP="00B55982">
            <w:pPr>
              <w:spacing w:line="300" w:lineRule="atLeast"/>
              <w:jc w:val="left"/>
              <w:rPr>
                <w:ins w:id="2208"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55441B4E" w14:textId="77777777" w:rsidR="00B55982" w:rsidRPr="00B55982" w:rsidRDefault="00B55982" w:rsidP="00B55982">
            <w:pPr>
              <w:spacing w:line="300" w:lineRule="atLeast"/>
              <w:jc w:val="left"/>
              <w:rPr>
                <w:ins w:id="2209" w:author="Cláudio Nóbrega" w:date="2020-07-18T10:53:00Z"/>
                <w:rFonts w:ascii="Consolas" w:hAnsi="Consolas" w:cs="Segoe UI"/>
                <w:color w:val="24292E"/>
                <w:sz w:val="18"/>
                <w:szCs w:val="18"/>
              </w:rPr>
            </w:pPr>
            <w:ins w:id="2210" w:author="Cláudio Nóbrega" w:date="2020-07-18T10:53:00Z">
              <w:r w:rsidRPr="00B55982">
                <w:rPr>
                  <w:rFonts w:ascii="Consolas" w:hAnsi="Consolas" w:cs="Segoe UI"/>
                  <w:color w:val="24292E"/>
                  <w:sz w:val="18"/>
                  <w:szCs w:val="18"/>
                </w:rPr>
                <w:t xml:space="preserve">    cv2.</w:t>
              </w:r>
              <w:r w:rsidRPr="00B55982">
                <w:rPr>
                  <w:rFonts w:ascii="Consolas" w:hAnsi="Consolas" w:cs="Segoe UI"/>
                  <w:color w:val="6F42C1"/>
                  <w:sz w:val="18"/>
                  <w:szCs w:val="18"/>
                </w:rPr>
                <w:t>destroyAllWindows</w:t>
              </w:r>
              <w:r w:rsidRPr="00B55982">
                <w:rPr>
                  <w:rFonts w:ascii="Consolas" w:hAnsi="Consolas" w:cs="Segoe UI"/>
                  <w:color w:val="24292E"/>
                  <w:sz w:val="18"/>
                  <w:szCs w:val="18"/>
                </w:rPr>
                <w:t>()</w:t>
              </w:r>
            </w:ins>
          </w:p>
        </w:tc>
      </w:tr>
      <w:tr w:rsidR="00B55982" w:rsidRPr="00B55982" w14:paraId="58738970" w14:textId="77777777" w:rsidTr="00B55982">
        <w:trPr>
          <w:ins w:id="2211" w:author="Cláudio Nóbrega" w:date="2020-07-18T10:53:00Z"/>
        </w:trPr>
        <w:tc>
          <w:tcPr>
            <w:tcW w:w="750" w:type="dxa"/>
            <w:shd w:val="clear" w:color="auto" w:fill="FFFFFF"/>
            <w:noWrap/>
            <w:tcMar>
              <w:top w:w="0" w:type="dxa"/>
              <w:left w:w="150" w:type="dxa"/>
              <w:bottom w:w="0" w:type="dxa"/>
              <w:right w:w="150" w:type="dxa"/>
            </w:tcMar>
            <w:hideMark/>
          </w:tcPr>
          <w:p w14:paraId="78FB6CD5" w14:textId="77777777" w:rsidR="00B55982" w:rsidRPr="00B55982" w:rsidRDefault="00B55982" w:rsidP="00B55982">
            <w:pPr>
              <w:spacing w:line="300" w:lineRule="atLeast"/>
              <w:jc w:val="left"/>
              <w:rPr>
                <w:ins w:id="2212"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8B23C2" w14:textId="77777777" w:rsidR="00B55982" w:rsidRPr="00B55982" w:rsidRDefault="00B55982" w:rsidP="00B55982">
            <w:pPr>
              <w:spacing w:line="300" w:lineRule="atLeast"/>
              <w:jc w:val="left"/>
              <w:rPr>
                <w:ins w:id="2213" w:author="Cláudio Nóbrega" w:date="2020-07-18T10:53:00Z"/>
                <w:rFonts w:ascii="Consolas" w:hAnsi="Consolas" w:cs="Segoe UI"/>
                <w:color w:val="24292E"/>
                <w:sz w:val="18"/>
                <w:szCs w:val="18"/>
              </w:rPr>
            </w:pPr>
          </w:p>
          <w:p w14:paraId="54E7B765" w14:textId="77777777" w:rsidR="00B55982" w:rsidRPr="00B55982" w:rsidRDefault="00B55982" w:rsidP="00B55982">
            <w:pPr>
              <w:spacing w:line="300" w:lineRule="atLeast"/>
              <w:jc w:val="right"/>
              <w:rPr>
                <w:ins w:id="2214" w:author="Cláudio Nóbrega" w:date="2020-07-18T10:53:00Z"/>
                <w:rFonts w:ascii="Times New Roman" w:hAnsi="Times New Roman"/>
                <w:sz w:val="20"/>
                <w:szCs w:val="20"/>
              </w:rPr>
            </w:pPr>
          </w:p>
        </w:tc>
      </w:tr>
      <w:tr w:rsidR="00B55982" w:rsidRPr="00B55982" w14:paraId="70D9ADEB" w14:textId="77777777" w:rsidTr="00B55982">
        <w:trPr>
          <w:ins w:id="2215" w:author="Cláudio Nóbrega" w:date="2020-07-18T10:53:00Z"/>
        </w:trPr>
        <w:tc>
          <w:tcPr>
            <w:tcW w:w="750" w:type="dxa"/>
            <w:shd w:val="clear" w:color="auto" w:fill="FFFFFF"/>
            <w:noWrap/>
            <w:tcMar>
              <w:top w:w="0" w:type="dxa"/>
              <w:left w:w="150" w:type="dxa"/>
              <w:bottom w:w="0" w:type="dxa"/>
              <w:right w:w="150" w:type="dxa"/>
            </w:tcMar>
            <w:hideMark/>
          </w:tcPr>
          <w:p w14:paraId="636C6F2B" w14:textId="77777777" w:rsidR="00B55982" w:rsidRPr="00B55982" w:rsidRDefault="00B55982" w:rsidP="00B55982">
            <w:pPr>
              <w:spacing w:line="300" w:lineRule="atLeast"/>
              <w:jc w:val="left"/>
              <w:rPr>
                <w:ins w:id="2216"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51F1AA86" w14:textId="77777777" w:rsidR="00B55982" w:rsidRPr="00B55982" w:rsidRDefault="00B55982" w:rsidP="00B55982">
            <w:pPr>
              <w:spacing w:line="300" w:lineRule="atLeast"/>
              <w:jc w:val="left"/>
              <w:rPr>
                <w:ins w:id="2217" w:author="Cláudio Nóbrega" w:date="2020-07-18T10:53:00Z"/>
                <w:rFonts w:ascii="Consolas" w:hAnsi="Consolas" w:cs="Segoe UI"/>
                <w:color w:val="24292E"/>
                <w:sz w:val="18"/>
                <w:szCs w:val="18"/>
              </w:rPr>
            </w:pPr>
          </w:p>
          <w:p w14:paraId="3F27B1B8" w14:textId="77777777" w:rsidR="00B55982" w:rsidRPr="00B55982" w:rsidRDefault="00B55982" w:rsidP="00B55982">
            <w:pPr>
              <w:spacing w:line="300" w:lineRule="atLeast"/>
              <w:jc w:val="right"/>
              <w:rPr>
                <w:ins w:id="2218" w:author="Cláudio Nóbrega" w:date="2020-07-18T10:53:00Z"/>
                <w:rFonts w:ascii="Times New Roman" w:hAnsi="Times New Roman"/>
                <w:sz w:val="20"/>
                <w:szCs w:val="20"/>
              </w:rPr>
            </w:pPr>
          </w:p>
        </w:tc>
      </w:tr>
      <w:tr w:rsidR="00B55982" w:rsidRPr="00B55982" w14:paraId="5CF1440E" w14:textId="77777777" w:rsidTr="00B55982">
        <w:trPr>
          <w:ins w:id="2219" w:author="Cláudio Nóbrega" w:date="2020-07-18T10:53:00Z"/>
        </w:trPr>
        <w:tc>
          <w:tcPr>
            <w:tcW w:w="750" w:type="dxa"/>
            <w:shd w:val="clear" w:color="auto" w:fill="FFFFFF"/>
            <w:noWrap/>
            <w:tcMar>
              <w:top w:w="0" w:type="dxa"/>
              <w:left w:w="150" w:type="dxa"/>
              <w:bottom w:w="0" w:type="dxa"/>
              <w:right w:w="150" w:type="dxa"/>
            </w:tcMar>
            <w:hideMark/>
          </w:tcPr>
          <w:p w14:paraId="69F1F48C" w14:textId="77777777" w:rsidR="00B55982" w:rsidRPr="00B55982" w:rsidRDefault="00B55982" w:rsidP="00B55982">
            <w:pPr>
              <w:spacing w:line="300" w:lineRule="atLeast"/>
              <w:jc w:val="left"/>
              <w:rPr>
                <w:ins w:id="2220" w:author="Cláudio Nóbrega" w:date="2020-07-18T10:53:00Z"/>
                <w:rFonts w:ascii="Times New Roman" w:hAnsi="Times New Roman"/>
                <w:sz w:val="20"/>
                <w:szCs w:val="20"/>
              </w:rPr>
            </w:pPr>
          </w:p>
        </w:tc>
        <w:tc>
          <w:tcPr>
            <w:tcW w:w="0" w:type="auto"/>
            <w:shd w:val="clear" w:color="auto" w:fill="FFFFFF"/>
            <w:tcMar>
              <w:top w:w="0" w:type="dxa"/>
              <w:left w:w="150" w:type="dxa"/>
              <w:bottom w:w="0" w:type="dxa"/>
              <w:right w:w="150" w:type="dxa"/>
            </w:tcMar>
            <w:hideMark/>
          </w:tcPr>
          <w:p w14:paraId="023F9985" w14:textId="77777777" w:rsidR="00B55982" w:rsidRPr="00B55982" w:rsidRDefault="00B55982" w:rsidP="00B55982">
            <w:pPr>
              <w:spacing w:line="300" w:lineRule="atLeast"/>
              <w:jc w:val="left"/>
              <w:rPr>
                <w:ins w:id="2221" w:author="Cláudio Nóbrega" w:date="2020-07-18T10:53:00Z"/>
                <w:rFonts w:ascii="Consolas" w:hAnsi="Consolas" w:cs="Segoe UI"/>
                <w:color w:val="24292E"/>
                <w:sz w:val="18"/>
                <w:szCs w:val="18"/>
              </w:rPr>
            </w:pPr>
            <w:proofErr w:type="spellStart"/>
            <w:ins w:id="2222" w:author="Cláudio Nóbrega" w:date="2020-07-18T10:53:00Z">
              <w:r w:rsidRPr="00B55982">
                <w:rPr>
                  <w:rFonts w:ascii="Consolas" w:hAnsi="Consolas" w:cs="Segoe UI"/>
                  <w:color w:val="D73A49"/>
                  <w:sz w:val="18"/>
                  <w:szCs w:val="18"/>
                </w:rPr>
                <w:t>if</w:t>
              </w:r>
              <w:proofErr w:type="spellEnd"/>
              <w:r w:rsidRPr="00B55982">
                <w:rPr>
                  <w:rFonts w:ascii="Consolas" w:hAnsi="Consolas" w:cs="Segoe UI"/>
                  <w:color w:val="24292E"/>
                  <w:sz w:val="18"/>
                  <w:szCs w:val="18"/>
                </w:rPr>
                <w:t xml:space="preserve"> __</w:t>
              </w:r>
              <w:proofErr w:type="spellStart"/>
              <w:r w:rsidRPr="00B55982">
                <w:rPr>
                  <w:rFonts w:ascii="Consolas" w:hAnsi="Consolas" w:cs="Segoe UI"/>
                  <w:color w:val="24292E"/>
                  <w:sz w:val="18"/>
                  <w:szCs w:val="18"/>
                </w:rPr>
                <w:t>name</w:t>
              </w:r>
              <w:proofErr w:type="spellEnd"/>
              <w:r w:rsidRPr="00B55982">
                <w:rPr>
                  <w:rFonts w:ascii="Consolas" w:hAnsi="Consolas" w:cs="Segoe UI"/>
                  <w:color w:val="24292E"/>
                  <w:sz w:val="18"/>
                  <w:szCs w:val="18"/>
                </w:rPr>
                <w:t xml:space="preserve">__ </w:t>
              </w:r>
              <w:r w:rsidRPr="00B55982">
                <w:rPr>
                  <w:rFonts w:ascii="Consolas" w:hAnsi="Consolas" w:cs="Segoe UI"/>
                  <w:color w:val="005CC5"/>
                  <w:sz w:val="18"/>
                  <w:szCs w:val="18"/>
                </w:rPr>
                <w:t>==</w:t>
              </w:r>
              <w:r w:rsidRPr="00B55982">
                <w:rPr>
                  <w:rFonts w:ascii="Consolas" w:hAnsi="Consolas" w:cs="Segoe UI"/>
                  <w:color w:val="24292E"/>
                  <w:sz w:val="18"/>
                  <w:szCs w:val="18"/>
                </w:rPr>
                <w:t xml:space="preserve"> </w:t>
              </w:r>
              <w:r w:rsidRPr="00B55982">
                <w:rPr>
                  <w:rFonts w:ascii="Consolas" w:hAnsi="Consolas" w:cs="Segoe UI"/>
                  <w:color w:val="032F62"/>
                  <w:sz w:val="18"/>
                  <w:szCs w:val="18"/>
                </w:rPr>
                <w:t>'__</w:t>
              </w:r>
              <w:proofErr w:type="spellStart"/>
              <w:r w:rsidRPr="00B55982">
                <w:rPr>
                  <w:rFonts w:ascii="Consolas" w:hAnsi="Consolas" w:cs="Segoe UI"/>
                  <w:color w:val="032F62"/>
                  <w:sz w:val="18"/>
                  <w:szCs w:val="18"/>
                </w:rPr>
                <w:t>main</w:t>
              </w:r>
              <w:proofErr w:type="spellEnd"/>
              <w:r w:rsidRPr="00B55982">
                <w:rPr>
                  <w:rFonts w:ascii="Consolas" w:hAnsi="Consolas" w:cs="Segoe UI"/>
                  <w:color w:val="032F62"/>
                  <w:sz w:val="18"/>
                  <w:szCs w:val="18"/>
                </w:rPr>
                <w:t>__'</w:t>
              </w:r>
              <w:r w:rsidRPr="00B55982">
                <w:rPr>
                  <w:rFonts w:ascii="Consolas" w:hAnsi="Consolas" w:cs="Segoe UI"/>
                  <w:color w:val="24292E"/>
                  <w:sz w:val="18"/>
                  <w:szCs w:val="18"/>
                </w:rPr>
                <w:t>:</w:t>
              </w:r>
            </w:ins>
          </w:p>
        </w:tc>
      </w:tr>
      <w:tr w:rsidR="00B55982" w:rsidRPr="00B55982" w14:paraId="1238D1C1" w14:textId="77777777" w:rsidTr="00B55982">
        <w:trPr>
          <w:ins w:id="2223" w:author="Cláudio Nóbrega" w:date="2020-07-18T10:53:00Z"/>
        </w:trPr>
        <w:tc>
          <w:tcPr>
            <w:tcW w:w="750" w:type="dxa"/>
            <w:shd w:val="clear" w:color="auto" w:fill="FFFFFF"/>
            <w:noWrap/>
            <w:tcMar>
              <w:top w:w="0" w:type="dxa"/>
              <w:left w:w="150" w:type="dxa"/>
              <w:bottom w:w="0" w:type="dxa"/>
              <w:right w:w="150" w:type="dxa"/>
            </w:tcMar>
            <w:hideMark/>
          </w:tcPr>
          <w:p w14:paraId="2ECCA488" w14:textId="77777777" w:rsidR="00B55982" w:rsidRPr="00B55982" w:rsidRDefault="00B55982" w:rsidP="00B55982">
            <w:pPr>
              <w:spacing w:line="300" w:lineRule="atLeast"/>
              <w:jc w:val="left"/>
              <w:rPr>
                <w:ins w:id="2224" w:author="Cláudio Nóbrega" w:date="2020-07-18T10:53:00Z"/>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D0BEE8" w14:textId="77777777" w:rsidR="00B55982" w:rsidRPr="00B55982" w:rsidRDefault="00B55982" w:rsidP="00B55982">
            <w:pPr>
              <w:spacing w:line="300" w:lineRule="atLeast"/>
              <w:jc w:val="left"/>
              <w:rPr>
                <w:ins w:id="2225" w:author="Cláudio Nóbrega" w:date="2020-07-18T10:53:00Z"/>
                <w:rFonts w:ascii="Consolas" w:hAnsi="Consolas" w:cs="Segoe UI"/>
                <w:color w:val="24292E"/>
                <w:sz w:val="18"/>
                <w:szCs w:val="18"/>
              </w:rPr>
            </w:pPr>
            <w:ins w:id="2226" w:author="Cláudio Nóbrega" w:date="2020-07-18T10:53:00Z">
              <w:r w:rsidRPr="00B55982">
                <w:rPr>
                  <w:rFonts w:ascii="Consolas" w:hAnsi="Consolas" w:cs="Segoe UI"/>
                  <w:color w:val="24292E"/>
                  <w:sz w:val="18"/>
                  <w:szCs w:val="18"/>
                </w:rPr>
                <w:t xml:space="preserve">    </w:t>
              </w:r>
              <w:proofErr w:type="spellStart"/>
              <w:proofErr w:type="gramStart"/>
              <w:r w:rsidRPr="00B55982">
                <w:rPr>
                  <w:rFonts w:ascii="Consolas" w:hAnsi="Consolas" w:cs="Segoe UI"/>
                  <w:color w:val="6F42C1"/>
                  <w:sz w:val="18"/>
                  <w:szCs w:val="18"/>
                </w:rPr>
                <w:t>main</w:t>
              </w:r>
              <w:proofErr w:type="spellEnd"/>
              <w:r w:rsidRPr="00B55982">
                <w:rPr>
                  <w:rFonts w:ascii="Consolas" w:hAnsi="Consolas" w:cs="Segoe UI"/>
                  <w:color w:val="24292E"/>
                  <w:sz w:val="18"/>
                  <w:szCs w:val="18"/>
                </w:rPr>
                <w:t>(</w:t>
              </w:r>
              <w:proofErr w:type="gramEnd"/>
              <w:r w:rsidRPr="00B55982">
                <w:rPr>
                  <w:rFonts w:ascii="Consolas" w:hAnsi="Consolas" w:cs="Segoe UI"/>
                  <w:color w:val="24292E"/>
                  <w:sz w:val="18"/>
                  <w:szCs w:val="18"/>
                </w:rPr>
                <w:t>)</w:t>
              </w:r>
            </w:ins>
          </w:p>
        </w:tc>
      </w:tr>
    </w:tbl>
    <w:p w14:paraId="4468BA16" w14:textId="6041219D" w:rsidR="007620A4" w:rsidDel="00BA2BFD" w:rsidRDefault="007620A4" w:rsidP="00BA2BFD">
      <w:pPr>
        <w:rPr>
          <w:del w:id="2227" w:author="Cláudio Nóbrega" w:date="2020-07-18T10:46:00Z"/>
        </w:rPr>
        <w:pPrChange w:id="2228" w:author="Cláudio Nóbrega" w:date="2020-07-18T10:46:00Z">
          <w:pPr/>
        </w:pPrChange>
      </w:pPr>
      <w:del w:id="2229" w:author="Cláudio Nóbrega" w:date="2020-07-18T10:46:00Z">
        <w:r w:rsidDel="00BA2BFD">
          <w:rPr>
            <w:noProof/>
          </w:rPr>
          <w:drawing>
            <wp:inline distT="0" distB="0" distL="0" distR="0" wp14:anchorId="4159098C" wp14:editId="0BF04E13">
              <wp:extent cx="5760720" cy="312039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del>
    </w:p>
    <w:p w14:paraId="4D46D85D" w14:textId="2774297D" w:rsidR="00D810EA" w:rsidDel="00BA2BFD" w:rsidRDefault="00D810EA" w:rsidP="00BA2BFD">
      <w:pPr>
        <w:rPr>
          <w:del w:id="2230" w:author="Cláudio Nóbrega" w:date="2020-07-18T10:46:00Z"/>
        </w:rPr>
        <w:pPrChange w:id="2231" w:author="Cláudio Nóbrega" w:date="2020-07-18T10:46:00Z">
          <w:pPr/>
        </w:pPrChange>
      </w:pPr>
      <w:del w:id="2232" w:author="Cláudio Nóbrega" w:date="2020-07-18T10:46:00Z">
        <w:r w:rsidDel="00BA2BFD">
          <w:rPr>
            <w:noProof/>
          </w:rPr>
          <w:drawing>
            <wp:inline distT="0" distB="0" distL="0" distR="0" wp14:anchorId="7352ABD6" wp14:editId="3876644D">
              <wp:extent cx="5760720" cy="312039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del>
    </w:p>
    <w:p w14:paraId="4AD326B5" w14:textId="2E686977" w:rsidR="00D810EA" w:rsidDel="00BA2BFD" w:rsidRDefault="00D810EA" w:rsidP="00BA2BFD">
      <w:pPr>
        <w:rPr>
          <w:del w:id="2233" w:author="Cláudio Nóbrega" w:date="2020-07-18T10:46:00Z"/>
        </w:rPr>
        <w:pPrChange w:id="2234" w:author="Cláudio Nóbrega" w:date="2020-07-18T10:46:00Z">
          <w:pPr/>
        </w:pPrChange>
      </w:pPr>
      <w:del w:id="2235" w:author="Cláudio Nóbrega" w:date="2020-07-18T10:46:00Z">
        <w:r w:rsidDel="00BA2BFD">
          <w:rPr>
            <w:noProof/>
          </w:rPr>
          <w:drawing>
            <wp:inline distT="0" distB="0" distL="0" distR="0" wp14:anchorId="46CE8E89" wp14:editId="6932275D">
              <wp:extent cx="5760720" cy="312039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del>
    </w:p>
    <w:p w14:paraId="2C20CAEE" w14:textId="76A2D7E3" w:rsidR="00D810EA" w:rsidDel="00BA2BFD" w:rsidRDefault="00D810EA" w:rsidP="00BA2BFD">
      <w:pPr>
        <w:rPr>
          <w:del w:id="2236" w:author="Cláudio Nóbrega" w:date="2020-07-18T10:46:00Z"/>
        </w:rPr>
        <w:pPrChange w:id="2237" w:author="Cláudio Nóbrega" w:date="2020-07-18T10:46:00Z">
          <w:pPr/>
        </w:pPrChange>
      </w:pPr>
      <w:del w:id="2238" w:author="Cláudio Nóbrega" w:date="2020-07-18T10:46:00Z">
        <w:r w:rsidDel="00BA2BFD">
          <w:rPr>
            <w:noProof/>
          </w:rPr>
          <w:drawing>
            <wp:inline distT="0" distB="0" distL="0" distR="0" wp14:anchorId="06077F25" wp14:editId="2914AAF1">
              <wp:extent cx="5760720" cy="312039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del>
    </w:p>
    <w:p w14:paraId="3A2D02A7" w14:textId="3DB37181" w:rsidR="00D810EA" w:rsidRPr="007620A4" w:rsidDel="00BA2BFD" w:rsidRDefault="00D810EA" w:rsidP="00BA2BFD">
      <w:pPr>
        <w:rPr>
          <w:del w:id="2239" w:author="Cláudio Nóbrega" w:date="2020-07-18T10:46:00Z"/>
        </w:rPr>
        <w:pPrChange w:id="2240" w:author="Cláudio Nóbrega" w:date="2020-07-18T10:46:00Z">
          <w:pPr/>
        </w:pPrChange>
      </w:pPr>
      <w:del w:id="2241" w:author="Cláudio Nóbrega" w:date="2020-07-18T10:46:00Z">
        <w:r w:rsidDel="00BA2BFD">
          <w:rPr>
            <w:noProof/>
          </w:rPr>
          <w:drawing>
            <wp:inline distT="0" distB="0" distL="0" distR="0" wp14:anchorId="28F9F12F" wp14:editId="15B04C84">
              <wp:extent cx="5760720" cy="312039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del>
    </w:p>
    <w:p w14:paraId="66CD3B4C" w14:textId="77777777" w:rsidR="007620A4" w:rsidRPr="00A3683C" w:rsidRDefault="007620A4" w:rsidP="00BA2BFD">
      <w:pPr>
        <w:rPr>
          <w:rFonts w:ascii="Times New Roman" w:hAnsi="Times New Roman"/>
          <w:b/>
        </w:rPr>
        <w:pPrChange w:id="2242" w:author="Cláudio Nóbrega" w:date="2020-07-18T10:46:00Z">
          <w:pPr>
            <w:jc w:val="center"/>
          </w:pPr>
        </w:pPrChange>
      </w:pPr>
    </w:p>
    <w:sectPr w:rsidR="007620A4" w:rsidRPr="00A3683C" w:rsidSect="005D458E">
      <w:headerReference w:type="even" r:id="rId18"/>
      <w:headerReference w:type="default" r:id="rId19"/>
      <w:footerReference w:type="even" r:id="rId20"/>
      <w:footerReference w:type="default" r:id="rId21"/>
      <w:headerReference w:type="first" r:id="rId22"/>
      <w:footerReference w:type="first" r:id="rId23"/>
      <w:pgSz w:w="11907" w:h="16840" w:code="9"/>
      <w:pgMar w:top="1134" w:right="1134" w:bottom="1134" w:left="1701" w:header="57" w:footer="709" w:gutter="0"/>
      <w:cols w:space="708"/>
      <w:docGrid w:linePitch="360"/>
      <w:sectPrChange w:id="2244" w:author="Cláudio Nóbrega" w:date="2020-07-18T11:06:00Z">
        <w:sectPr w:rsidR="007620A4" w:rsidRPr="00A3683C" w:rsidSect="005D458E">
          <w:pgMar w:top="1134" w:right="1134" w:bottom="1134" w:left="1701" w:header="284"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46D70" w14:textId="77777777" w:rsidR="009D0DCC" w:rsidRDefault="009D0DCC">
      <w:pPr>
        <w:spacing w:line="240" w:lineRule="auto"/>
      </w:pPr>
      <w:r>
        <w:separator/>
      </w:r>
    </w:p>
  </w:endnote>
  <w:endnote w:type="continuationSeparator" w:id="0">
    <w:p w14:paraId="11084D1B" w14:textId="77777777" w:rsidR="009D0DCC" w:rsidRDefault="009D0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77DF5" w14:textId="77777777" w:rsidR="005D458E" w:rsidRDefault="005D458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0A9E5" w14:textId="77777777" w:rsidR="00B55982" w:rsidRDefault="00B55982" w:rsidP="00671E85">
    <w:pPr>
      <w:pStyle w:val="Rodap"/>
      <w:spacing w:line="240" w:lineRule="auto"/>
      <w:jc w:val="center"/>
      <w:rPr>
        <w:color w:val="FF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0A18D" w14:textId="77777777" w:rsidR="005D458E" w:rsidRDefault="005D458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3AC7F" w14:textId="77777777" w:rsidR="009D0DCC" w:rsidRDefault="009D0DCC">
      <w:pPr>
        <w:spacing w:line="240" w:lineRule="auto"/>
      </w:pPr>
      <w:bookmarkStart w:id="0" w:name="_Hlk481184532"/>
      <w:bookmarkEnd w:id="0"/>
      <w:r>
        <w:separator/>
      </w:r>
    </w:p>
  </w:footnote>
  <w:footnote w:type="continuationSeparator" w:id="0">
    <w:p w14:paraId="2E5DFBD7" w14:textId="77777777" w:rsidR="009D0DCC" w:rsidRDefault="009D0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3846E" w14:textId="77777777" w:rsidR="005D458E" w:rsidRDefault="005D45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citaolonga"/>
      <w:tblW w:w="0" w:type="auto"/>
      <w:tblLook w:val="04A0" w:firstRow="1" w:lastRow="0" w:firstColumn="1" w:lastColumn="0" w:noHBand="0" w:noVBand="1"/>
    </w:tblPr>
    <w:tblGrid>
      <w:gridCol w:w="3002"/>
      <w:gridCol w:w="3466"/>
      <w:gridCol w:w="2604"/>
    </w:tblGrid>
    <w:tr w:rsidR="005D458E" w14:paraId="0EE57603" w14:textId="77777777" w:rsidTr="003A35DA">
      <w:trPr>
        <w:trHeight w:val="713"/>
      </w:trPr>
      <w:tc>
        <w:tcPr>
          <w:tcW w:w="3726" w:type="dxa"/>
          <w:vAlign w:val="center"/>
        </w:tcPr>
        <w:p w14:paraId="1FACC05B" w14:textId="668D5327" w:rsidR="00B55982" w:rsidRDefault="005D458E" w:rsidP="00CC0A4E">
          <w:r w:rsidRPr="00CC0A4E">
            <w:rPr>
              <w:noProof/>
            </w:rPr>
            <w:drawing>
              <wp:anchor distT="0" distB="0" distL="114300" distR="114300" simplePos="0" relativeHeight="251658240" behindDoc="0" locked="0" layoutInCell="1" allowOverlap="1" wp14:anchorId="19623AC1" wp14:editId="66491BB8">
                <wp:simplePos x="0" y="0"/>
                <wp:positionH relativeFrom="column">
                  <wp:posOffset>-257810</wp:posOffset>
                </wp:positionH>
                <wp:positionV relativeFrom="paragraph">
                  <wp:posOffset>18415</wp:posOffset>
                </wp:positionV>
                <wp:extent cx="2247265" cy="468630"/>
                <wp:effectExtent l="0" t="0" r="635" b="7620"/>
                <wp:wrapNone/>
                <wp:docPr id="18" name="Imagem 18" descr="C:\Users\User\Downloads\logoSimGeTec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SimGeTec_2017.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47265"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42" w:type="dxa"/>
          <w:vAlign w:val="center"/>
        </w:tcPr>
        <w:p w14:paraId="5B977884" w14:textId="3FBEEC1C" w:rsidR="00B55982" w:rsidRDefault="005D458E" w:rsidP="00CC0A4E">
          <w:pPr>
            <w:rPr>
              <w:ins w:id="2243" w:author="Cláudio Nóbrega" w:date="2020-07-18T11:06:00Z"/>
            </w:rPr>
          </w:pPr>
          <w:r w:rsidRPr="00CC0A4E">
            <w:rPr>
              <w:noProof/>
            </w:rPr>
            <mc:AlternateContent>
              <mc:Choice Requires="wps">
                <w:drawing>
                  <wp:anchor distT="0" distB="0" distL="114300" distR="114300" simplePos="0" relativeHeight="251659264" behindDoc="0" locked="0" layoutInCell="1" allowOverlap="1" wp14:anchorId="60F2F256" wp14:editId="4732389D">
                    <wp:simplePos x="0" y="0"/>
                    <wp:positionH relativeFrom="column">
                      <wp:posOffset>327025</wp:posOffset>
                    </wp:positionH>
                    <wp:positionV relativeFrom="paragraph">
                      <wp:posOffset>-2540</wp:posOffset>
                    </wp:positionV>
                    <wp:extent cx="3009900" cy="771525"/>
                    <wp:effectExtent l="0" t="0" r="0" b="0"/>
                    <wp:wrapNone/>
                    <wp:docPr id="4" name="Retângulo 4"/>
                    <wp:cNvGraphicFramePr/>
                    <a:graphic xmlns:a="http://schemas.openxmlformats.org/drawingml/2006/main">
                      <a:graphicData uri="http://schemas.microsoft.com/office/word/2010/wordprocessingShape">
                        <wps:wsp>
                          <wps:cNvSpPr/>
                          <wps:spPr>
                            <a:xfrm>
                              <a:off x="0" y="0"/>
                              <a:ext cx="3009900" cy="771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3A9FBF" w14:textId="77777777" w:rsidR="00B55982" w:rsidRPr="0054321E" w:rsidRDefault="00B55982" w:rsidP="00651A7A">
                                <w:pPr>
                                  <w:spacing w:line="240" w:lineRule="auto"/>
                                  <w:jc w:val="center"/>
                                  <w:rPr>
                                    <w:rFonts w:cs="Arial"/>
                                    <w:b/>
                                    <w:color w:val="000000" w:themeColor="text1"/>
                                    <w:sz w:val="16"/>
                                    <w:szCs w:val="16"/>
                                  </w:rPr>
                                </w:pPr>
                                <w:r w:rsidRPr="0054321E">
                                  <w:rPr>
                                    <w:rFonts w:cs="Arial"/>
                                    <w:b/>
                                    <w:color w:val="000000" w:themeColor="text1"/>
                                    <w:sz w:val="16"/>
                                    <w:szCs w:val="16"/>
                                  </w:rPr>
                                  <w:t>Centro Estadual de Educação Tecnológica</w:t>
                                </w:r>
                                <w:r>
                                  <w:rPr>
                                    <w:rFonts w:cs="Arial"/>
                                    <w:b/>
                                    <w:color w:val="000000" w:themeColor="text1"/>
                                    <w:sz w:val="16"/>
                                    <w:szCs w:val="16"/>
                                  </w:rPr>
                                  <w:t xml:space="preserve"> </w:t>
                                </w:r>
                                <w:r w:rsidRPr="0054321E">
                                  <w:rPr>
                                    <w:rFonts w:cs="Arial"/>
                                    <w:b/>
                                    <w:color w:val="000000" w:themeColor="text1"/>
                                    <w:sz w:val="16"/>
                                    <w:szCs w:val="16"/>
                                  </w:rPr>
                                  <w:t>Paula Souza</w:t>
                                </w:r>
                              </w:p>
                              <w:p w14:paraId="510F3DF3" w14:textId="77777777" w:rsidR="00B55982" w:rsidRPr="0054321E" w:rsidRDefault="00B55982" w:rsidP="00651A7A">
                                <w:pPr>
                                  <w:spacing w:line="240" w:lineRule="auto"/>
                                  <w:jc w:val="center"/>
                                  <w:rPr>
                                    <w:rFonts w:cs="Arial"/>
                                    <w:b/>
                                    <w:color w:val="000000" w:themeColor="text1"/>
                                    <w:sz w:val="16"/>
                                    <w:szCs w:val="16"/>
                                  </w:rPr>
                                </w:pPr>
                                <w:r w:rsidRPr="0054321E">
                                  <w:rPr>
                                    <w:rFonts w:cs="Arial"/>
                                    <w:b/>
                                    <w:color w:val="000000" w:themeColor="text1"/>
                                    <w:sz w:val="16"/>
                                    <w:szCs w:val="16"/>
                                  </w:rPr>
                                  <w:t>Faculdade de Tecnologia de Carapicuíba</w:t>
                                </w:r>
                              </w:p>
                              <w:p w14:paraId="50C86BC4" w14:textId="4EBC976B" w:rsidR="00B55982" w:rsidRPr="0054321E" w:rsidRDefault="00B55982" w:rsidP="00651A7A">
                                <w:pPr>
                                  <w:spacing w:line="240" w:lineRule="auto"/>
                                  <w:jc w:val="center"/>
                                  <w:rPr>
                                    <w:rFonts w:cs="Arial"/>
                                    <w:b/>
                                    <w:color w:val="000000" w:themeColor="text1"/>
                                    <w:sz w:val="16"/>
                                    <w:szCs w:val="16"/>
                                  </w:rPr>
                                </w:pPr>
                                <w:r>
                                  <w:rPr>
                                    <w:rFonts w:cs="Arial"/>
                                    <w:b/>
                                    <w:color w:val="000000" w:themeColor="text1"/>
                                    <w:sz w:val="16"/>
                                    <w:szCs w:val="16"/>
                                  </w:rPr>
                                  <w:t>10</w:t>
                                </w:r>
                                <w:r w:rsidRPr="0054321E">
                                  <w:rPr>
                                    <w:rFonts w:cs="Arial"/>
                                    <w:b/>
                                    <w:color w:val="000000" w:themeColor="text1"/>
                                    <w:sz w:val="16"/>
                                    <w:szCs w:val="16"/>
                                  </w:rPr>
                                  <w:t xml:space="preserve"> a </w:t>
                                </w:r>
                                <w:r>
                                  <w:rPr>
                                    <w:rFonts w:cs="Arial"/>
                                    <w:b/>
                                    <w:color w:val="000000" w:themeColor="text1"/>
                                    <w:sz w:val="16"/>
                                    <w:szCs w:val="16"/>
                                  </w:rPr>
                                  <w:t>15</w:t>
                                </w:r>
                                <w:r w:rsidRPr="0054321E">
                                  <w:rPr>
                                    <w:rFonts w:cs="Arial"/>
                                    <w:b/>
                                    <w:color w:val="000000" w:themeColor="text1"/>
                                    <w:sz w:val="16"/>
                                    <w:szCs w:val="16"/>
                                  </w:rPr>
                                  <w:t xml:space="preserve"> de ju</w:t>
                                </w:r>
                                <w:r>
                                  <w:rPr>
                                    <w:rFonts w:cs="Arial"/>
                                    <w:b/>
                                    <w:color w:val="000000" w:themeColor="text1"/>
                                    <w:sz w:val="16"/>
                                    <w:szCs w:val="16"/>
                                  </w:rPr>
                                  <w:t>l</w:t>
                                </w:r>
                                <w:r w:rsidRPr="0054321E">
                                  <w:rPr>
                                    <w:rFonts w:cs="Arial"/>
                                    <w:b/>
                                    <w:color w:val="000000" w:themeColor="text1"/>
                                    <w:sz w:val="16"/>
                                    <w:szCs w:val="16"/>
                                  </w:rPr>
                                  <w:t>ho de 20</w:t>
                                </w:r>
                                <w:r>
                                  <w:rPr>
                                    <w:rFonts w:cs="Arial"/>
                                    <w:b/>
                                    <w:color w:val="000000" w:themeColor="text1"/>
                                    <w:sz w:val="16"/>
                                    <w:szCs w:val="16"/>
                                  </w:rPr>
                                  <w:t>20</w:t>
                                </w:r>
                              </w:p>
                              <w:p w14:paraId="33DB2BE6" w14:textId="77777777" w:rsidR="00B55982" w:rsidRPr="006351D9" w:rsidRDefault="00B55982" w:rsidP="00651A7A">
                                <w:pPr>
                                  <w:spacing w:line="240" w:lineRule="auto"/>
                                  <w:jc w:val="center"/>
                                  <w:rPr>
                                    <w:rFonts w:cs="Arial"/>
                                    <w:color w:val="000000" w:themeColor="text1"/>
                                    <w:sz w:val="20"/>
                                    <w:szCs w:val="20"/>
                                  </w:rPr>
                                </w:pPr>
                                <w:r w:rsidRPr="0054321E">
                                  <w:rPr>
                                    <w:rFonts w:cs="Arial"/>
                                    <w:b/>
                                    <w:color w:val="000000" w:themeColor="text1"/>
                                    <w:sz w:val="16"/>
                                    <w:szCs w:val="16"/>
                                  </w:rPr>
                                  <w:t>ISSN: 2526-6241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F256" id="Retângulo 4" o:spid="_x0000_s1027" style="position:absolute;left:0;text-align:left;margin-left:25.75pt;margin-top:-.2pt;width:237pt;height:6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" filled="f" stroked="f" strokeweight="1.35pt">
                    <v:textbox>
                      <w:txbxContent>
                        <w:p w14:paraId="513A9FBF" w14:textId="77777777" w:rsidR="00B55982" w:rsidRPr="0054321E" w:rsidRDefault="00B55982" w:rsidP="00651A7A">
                          <w:pPr>
                            <w:spacing w:line="240" w:lineRule="auto"/>
                            <w:jc w:val="center"/>
                            <w:rPr>
                              <w:rFonts w:cs="Arial"/>
                              <w:b/>
                              <w:color w:val="000000" w:themeColor="text1"/>
                              <w:sz w:val="16"/>
                              <w:szCs w:val="16"/>
                            </w:rPr>
                          </w:pPr>
                          <w:r w:rsidRPr="0054321E">
                            <w:rPr>
                              <w:rFonts w:cs="Arial"/>
                              <w:b/>
                              <w:color w:val="000000" w:themeColor="text1"/>
                              <w:sz w:val="16"/>
                              <w:szCs w:val="16"/>
                            </w:rPr>
                            <w:t>Centro Estadual de Educação Tecnológica</w:t>
                          </w:r>
                          <w:r>
                            <w:rPr>
                              <w:rFonts w:cs="Arial"/>
                              <w:b/>
                              <w:color w:val="000000" w:themeColor="text1"/>
                              <w:sz w:val="16"/>
                              <w:szCs w:val="16"/>
                            </w:rPr>
                            <w:t xml:space="preserve"> </w:t>
                          </w:r>
                          <w:r w:rsidRPr="0054321E">
                            <w:rPr>
                              <w:rFonts w:cs="Arial"/>
                              <w:b/>
                              <w:color w:val="000000" w:themeColor="text1"/>
                              <w:sz w:val="16"/>
                              <w:szCs w:val="16"/>
                            </w:rPr>
                            <w:t>Paula Souza</w:t>
                          </w:r>
                        </w:p>
                        <w:p w14:paraId="510F3DF3" w14:textId="77777777" w:rsidR="00B55982" w:rsidRPr="0054321E" w:rsidRDefault="00B55982" w:rsidP="00651A7A">
                          <w:pPr>
                            <w:spacing w:line="240" w:lineRule="auto"/>
                            <w:jc w:val="center"/>
                            <w:rPr>
                              <w:rFonts w:cs="Arial"/>
                              <w:b/>
                              <w:color w:val="000000" w:themeColor="text1"/>
                              <w:sz w:val="16"/>
                              <w:szCs w:val="16"/>
                            </w:rPr>
                          </w:pPr>
                          <w:r w:rsidRPr="0054321E">
                            <w:rPr>
                              <w:rFonts w:cs="Arial"/>
                              <w:b/>
                              <w:color w:val="000000" w:themeColor="text1"/>
                              <w:sz w:val="16"/>
                              <w:szCs w:val="16"/>
                            </w:rPr>
                            <w:t>Faculdade de Tecnologia de Carapicuíba</w:t>
                          </w:r>
                        </w:p>
                        <w:p w14:paraId="50C86BC4" w14:textId="4EBC976B" w:rsidR="00B55982" w:rsidRPr="0054321E" w:rsidRDefault="00B55982" w:rsidP="00651A7A">
                          <w:pPr>
                            <w:spacing w:line="240" w:lineRule="auto"/>
                            <w:jc w:val="center"/>
                            <w:rPr>
                              <w:rFonts w:cs="Arial"/>
                              <w:b/>
                              <w:color w:val="000000" w:themeColor="text1"/>
                              <w:sz w:val="16"/>
                              <w:szCs w:val="16"/>
                            </w:rPr>
                          </w:pPr>
                          <w:r>
                            <w:rPr>
                              <w:rFonts w:cs="Arial"/>
                              <w:b/>
                              <w:color w:val="000000" w:themeColor="text1"/>
                              <w:sz w:val="16"/>
                              <w:szCs w:val="16"/>
                            </w:rPr>
                            <w:t>10</w:t>
                          </w:r>
                          <w:r w:rsidRPr="0054321E">
                            <w:rPr>
                              <w:rFonts w:cs="Arial"/>
                              <w:b/>
                              <w:color w:val="000000" w:themeColor="text1"/>
                              <w:sz w:val="16"/>
                              <w:szCs w:val="16"/>
                            </w:rPr>
                            <w:t xml:space="preserve"> a </w:t>
                          </w:r>
                          <w:r>
                            <w:rPr>
                              <w:rFonts w:cs="Arial"/>
                              <w:b/>
                              <w:color w:val="000000" w:themeColor="text1"/>
                              <w:sz w:val="16"/>
                              <w:szCs w:val="16"/>
                            </w:rPr>
                            <w:t>15</w:t>
                          </w:r>
                          <w:r w:rsidRPr="0054321E">
                            <w:rPr>
                              <w:rFonts w:cs="Arial"/>
                              <w:b/>
                              <w:color w:val="000000" w:themeColor="text1"/>
                              <w:sz w:val="16"/>
                              <w:szCs w:val="16"/>
                            </w:rPr>
                            <w:t xml:space="preserve"> de ju</w:t>
                          </w:r>
                          <w:r>
                            <w:rPr>
                              <w:rFonts w:cs="Arial"/>
                              <w:b/>
                              <w:color w:val="000000" w:themeColor="text1"/>
                              <w:sz w:val="16"/>
                              <w:szCs w:val="16"/>
                            </w:rPr>
                            <w:t>l</w:t>
                          </w:r>
                          <w:r w:rsidRPr="0054321E">
                            <w:rPr>
                              <w:rFonts w:cs="Arial"/>
                              <w:b/>
                              <w:color w:val="000000" w:themeColor="text1"/>
                              <w:sz w:val="16"/>
                              <w:szCs w:val="16"/>
                            </w:rPr>
                            <w:t>ho de 20</w:t>
                          </w:r>
                          <w:r>
                            <w:rPr>
                              <w:rFonts w:cs="Arial"/>
                              <w:b/>
                              <w:color w:val="000000" w:themeColor="text1"/>
                              <w:sz w:val="16"/>
                              <w:szCs w:val="16"/>
                            </w:rPr>
                            <w:t>20</w:t>
                          </w:r>
                        </w:p>
                        <w:p w14:paraId="33DB2BE6" w14:textId="77777777" w:rsidR="00B55982" w:rsidRPr="006351D9" w:rsidRDefault="00B55982" w:rsidP="00651A7A">
                          <w:pPr>
                            <w:spacing w:line="240" w:lineRule="auto"/>
                            <w:jc w:val="center"/>
                            <w:rPr>
                              <w:rFonts w:cs="Arial"/>
                              <w:color w:val="000000" w:themeColor="text1"/>
                              <w:sz w:val="20"/>
                              <w:szCs w:val="20"/>
                            </w:rPr>
                          </w:pPr>
                          <w:r w:rsidRPr="0054321E">
                            <w:rPr>
                              <w:rFonts w:cs="Arial"/>
                              <w:b/>
                              <w:color w:val="000000" w:themeColor="text1"/>
                              <w:sz w:val="16"/>
                              <w:szCs w:val="16"/>
                            </w:rPr>
                            <w:t>ISSN: 2526-6241</w:t>
                          </w:r>
                        </w:p>
                      </w:txbxContent>
                    </v:textbox>
                  </v:rect>
                </w:pict>
              </mc:Fallback>
            </mc:AlternateContent>
          </w:r>
        </w:p>
        <w:p w14:paraId="415C2538" w14:textId="65D29B2A" w:rsidR="005D458E" w:rsidRDefault="005D458E" w:rsidP="00CC0A4E"/>
      </w:tc>
      <w:tc>
        <w:tcPr>
          <w:tcW w:w="643" w:type="dxa"/>
          <w:vAlign w:val="center"/>
        </w:tcPr>
        <w:p w14:paraId="070CBE19" w14:textId="3CC0966C" w:rsidR="00B55982" w:rsidRPr="00143165" w:rsidRDefault="00B55982" w:rsidP="00CC0A4E">
          <w:pPr>
            <w:rPr>
              <w:rFonts w:ascii="Times New Roman" w:hAnsi="Times New Roman"/>
            </w:rPr>
          </w:pPr>
          <w:r w:rsidRPr="00143165">
            <w:rPr>
              <w:rFonts w:ascii="Times New Roman" w:hAnsi="Times New Roman"/>
            </w:rPr>
            <w:fldChar w:fldCharType="begin"/>
          </w:r>
          <w:r w:rsidRPr="00143165">
            <w:rPr>
              <w:rFonts w:ascii="Times New Roman" w:hAnsi="Times New Roman"/>
            </w:rPr>
            <w:instrText>PAGE   \* MERGEFORMAT</w:instrText>
          </w:r>
          <w:r w:rsidRPr="00143165">
            <w:rPr>
              <w:rFonts w:ascii="Times New Roman" w:hAnsi="Times New Roman"/>
            </w:rPr>
            <w:fldChar w:fldCharType="separate"/>
          </w:r>
          <w:r>
            <w:rPr>
              <w:rFonts w:ascii="Times New Roman" w:hAnsi="Times New Roman"/>
              <w:noProof/>
            </w:rPr>
            <w:t>13</w:t>
          </w:r>
          <w:r w:rsidRPr="00143165">
            <w:rPr>
              <w:rFonts w:ascii="Times New Roman" w:hAnsi="Times New Roman"/>
            </w:rPr>
            <w:fldChar w:fldCharType="end"/>
          </w:r>
        </w:p>
      </w:tc>
    </w:tr>
  </w:tbl>
  <w:p w14:paraId="13ED1C05" w14:textId="14ED16B8" w:rsidR="00B55982" w:rsidRDefault="00B55982" w:rsidP="00D162BD">
    <w:pPr>
      <w:pStyle w:val="Cabealho"/>
      <w:ind w:right="360"/>
      <w:jc w:val="center"/>
      <w:rPr>
        <w:sz w:val="6"/>
      </w:rPr>
    </w:pPr>
  </w:p>
  <w:p w14:paraId="0A58B7DF" w14:textId="77777777" w:rsidR="00B55982" w:rsidRPr="00D162BD" w:rsidRDefault="00B55982" w:rsidP="00D162BD">
    <w:pPr>
      <w:pStyle w:val="Cabealho"/>
      <w:ind w:right="360"/>
      <w:jc w:val="center"/>
      <w:rPr>
        <w:sz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6B48" w14:textId="77777777" w:rsidR="005D458E" w:rsidRDefault="005D45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D2748"/>
    <w:multiLevelType w:val="hybridMultilevel"/>
    <w:tmpl w:val="499E8EC4"/>
    <w:lvl w:ilvl="0" w:tplc="4A340CB8">
      <w:start w:val="1"/>
      <w:numFmt w:val="lowerLetter"/>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6708D0"/>
    <w:multiLevelType w:val="hybridMultilevel"/>
    <w:tmpl w:val="8D7682A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26579F"/>
    <w:multiLevelType w:val="multilevel"/>
    <w:tmpl w:val="5BD67844"/>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ascii="Times New Roman" w:hAnsi="Times New Roman" w:cs="Times New Roman" w:hint="default"/>
        <w:sz w:val="24"/>
        <w:szCs w:val="28"/>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15:restartNumberingAfterBreak="0">
    <w:nsid w:val="2A053182"/>
    <w:multiLevelType w:val="hybridMultilevel"/>
    <w:tmpl w:val="31AE2994"/>
    <w:lvl w:ilvl="0" w:tplc="A866E9D0">
      <w:start w:val="1"/>
      <w:numFmt w:val="lowerLetter"/>
      <w:pStyle w:val="EstiloResumo-Texto"/>
      <w:lvlText w:val="%1)"/>
      <w:lvlJc w:val="left"/>
      <w:pPr>
        <w:tabs>
          <w:tab w:val="num" w:pos="1134"/>
        </w:tabs>
        <w:ind w:left="1134" w:hanging="425"/>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30863431"/>
    <w:multiLevelType w:val="hybridMultilevel"/>
    <w:tmpl w:val="E146FBB4"/>
    <w:lvl w:ilvl="0" w:tplc="CCBA882A">
      <w:start w:val="1"/>
      <w:numFmt w:val="bullet"/>
      <w:lvlText w:val=" "/>
      <w:lvlJc w:val="left"/>
      <w:pPr>
        <w:tabs>
          <w:tab w:val="num" w:pos="720"/>
        </w:tabs>
        <w:ind w:left="720" w:hanging="360"/>
      </w:pPr>
      <w:rPr>
        <w:rFonts w:ascii="Calibri" w:hAnsi="Calibri" w:hint="default"/>
      </w:rPr>
    </w:lvl>
    <w:lvl w:ilvl="1" w:tplc="2C5E9D80" w:tentative="1">
      <w:start w:val="1"/>
      <w:numFmt w:val="bullet"/>
      <w:lvlText w:val=" "/>
      <w:lvlJc w:val="left"/>
      <w:pPr>
        <w:tabs>
          <w:tab w:val="num" w:pos="1440"/>
        </w:tabs>
        <w:ind w:left="1440" w:hanging="360"/>
      </w:pPr>
      <w:rPr>
        <w:rFonts w:ascii="Calibri" w:hAnsi="Calibri" w:hint="default"/>
      </w:rPr>
    </w:lvl>
    <w:lvl w:ilvl="2" w:tplc="B71C3B5E" w:tentative="1">
      <w:start w:val="1"/>
      <w:numFmt w:val="bullet"/>
      <w:lvlText w:val=" "/>
      <w:lvlJc w:val="left"/>
      <w:pPr>
        <w:tabs>
          <w:tab w:val="num" w:pos="2160"/>
        </w:tabs>
        <w:ind w:left="2160" w:hanging="360"/>
      </w:pPr>
      <w:rPr>
        <w:rFonts w:ascii="Calibri" w:hAnsi="Calibri" w:hint="default"/>
      </w:rPr>
    </w:lvl>
    <w:lvl w:ilvl="3" w:tplc="EA845E22" w:tentative="1">
      <w:start w:val="1"/>
      <w:numFmt w:val="bullet"/>
      <w:lvlText w:val=" "/>
      <w:lvlJc w:val="left"/>
      <w:pPr>
        <w:tabs>
          <w:tab w:val="num" w:pos="2880"/>
        </w:tabs>
        <w:ind w:left="2880" w:hanging="360"/>
      </w:pPr>
      <w:rPr>
        <w:rFonts w:ascii="Calibri" w:hAnsi="Calibri" w:hint="default"/>
      </w:rPr>
    </w:lvl>
    <w:lvl w:ilvl="4" w:tplc="B5A4FAC2" w:tentative="1">
      <w:start w:val="1"/>
      <w:numFmt w:val="bullet"/>
      <w:lvlText w:val=" "/>
      <w:lvlJc w:val="left"/>
      <w:pPr>
        <w:tabs>
          <w:tab w:val="num" w:pos="3600"/>
        </w:tabs>
        <w:ind w:left="3600" w:hanging="360"/>
      </w:pPr>
      <w:rPr>
        <w:rFonts w:ascii="Calibri" w:hAnsi="Calibri" w:hint="default"/>
      </w:rPr>
    </w:lvl>
    <w:lvl w:ilvl="5" w:tplc="9820AF76" w:tentative="1">
      <w:start w:val="1"/>
      <w:numFmt w:val="bullet"/>
      <w:lvlText w:val=" "/>
      <w:lvlJc w:val="left"/>
      <w:pPr>
        <w:tabs>
          <w:tab w:val="num" w:pos="4320"/>
        </w:tabs>
        <w:ind w:left="4320" w:hanging="360"/>
      </w:pPr>
      <w:rPr>
        <w:rFonts w:ascii="Calibri" w:hAnsi="Calibri" w:hint="default"/>
      </w:rPr>
    </w:lvl>
    <w:lvl w:ilvl="6" w:tplc="D58CF27C" w:tentative="1">
      <w:start w:val="1"/>
      <w:numFmt w:val="bullet"/>
      <w:lvlText w:val=" "/>
      <w:lvlJc w:val="left"/>
      <w:pPr>
        <w:tabs>
          <w:tab w:val="num" w:pos="5040"/>
        </w:tabs>
        <w:ind w:left="5040" w:hanging="360"/>
      </w:pPr>
      <w:rPr>
        <w:rFonts w:ascii="Calibri" w:hAnsi="Calibri" w:hint="default"/>
      </w:rPr>
    </w:lvl>
    <w:lvl w:ilvl="7" w:tplc="2F7AB31C" w:tentative="1">
      <w:start w:val="1"/>
      <w:numFmt w:val="bullet"/>
      <w:lvlText w:val=" "/>
      <w:lvlJc w:val="left"/>
      <w:pPr>
        <w:tabs>
          <w:tab w:val="num" w:pos="5760"/>
        </w:tabs>
        <w:ind w:left="5760" w:hanging="360"/>
      </w:pPr>
      <w:rPr>
        <w:rFonts w:ascii="Calibri" w:hAnsi="Calibri" w:hint="default"/>
      </w:rPr>
    </w:lvl>
    <w:lvl w:ilvl="8" w:tplc="B9BACCCA"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3BEB608B"/>
    <w:multiLevelType w:val="multilevel"/>
    <w:tmpl w:val="BFBE66B0"/>
    <w:lvl w:ilvl="0">
      <w:start w:val="1"/>
      <w:numFmt w:val="decimal"/>
      <w:lvlText w:val="%1."/>
      <w:lvlJc w:val="left"/>
      <w:pPr>
        <w:ind w:left="791" w:hanging="360"/>
      </w:pPr>
      <w:rPr>
        <w:rFonts w:hint="default"/>
      </w:rPr>
    </w:lvl>
    <w:lvl w:ilvl="1">
      <w:start w:val="1"/>
      <w:numFmt w:val="decimal"/>
      <w:isLgl/>
      <w:lvlText w:val="%1.%2"/>
      <w:lvlJc w:val="left"/>
      <w:pPr>
        <w:ind w:left="791" w:hanging="360"/>
      </w:pPr>
      <w:rPr>
        <w:rFonts w:hint="default"/>
      </w:rPr>
    </w:lvl>
    <w:lvl w:ilvl="2">
      <w:start w:val="1"/>
      <w:numFmt w:val="decimal"/>
      <w:isLgl/>
      <w:lvlText w:val="%1.%2.%3"/>
      <w:lvlJc w:val="left"/>
      <w:pPr>
        <w:ind w:left="1151" w:hanging="720"/>
      </w:pPr>
      <w:rPr>
        <w:rFonts w:hint="default"/>
      </w:rPr>
    </w:lvl>
    <w:lvl w:ilvl="3">
      <w:start w:val="1"/>
      <w:numFmt w:val="decimal"/>
      <w:isLgl/>
      <w:lvlText w:val="%1.%2.%3.%4"/>
      <w:lvlJc w:val="left"/>
      <w:pPr>
        <w:ind w:left="1151" w:hanging="72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511" w:hanging="108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1871" w:hanging="1440"/>
      </w:pPr>
      <w:rPr>
        <w:rFonts w:hint="default"/>
      </w:rPr>
    </w:lvl>
    <w:lvl w:ilvl="8">
      <w:start w:val="1"/>
      <w:numFmt w:val="decimal"/>
      <w:isLgl/>
      <w:lvlText w:val="%1.%2.%3.%4.%5.%6.%7.%8.%9"/>
      <w:lvlJc w:val="left"/>
      <w:pPr>
        <w:ind w:left="2231" w:hanging="1800"/>
      </w:pPr>
      <w:rPr>
        <w:rFonts w:hint="default"/>
      </w:rPr>
    </w:lvl>
  </w:abstractNum>
  <w:abstractNum w:abstractNumId="6" w15:restartNumberingAfterBreak="0">
    <w:nsid w:val="45951DD2"/>
    <w:multiLevelType w:val="hybridMultilevel"/>
    <w:tmpl w:val="888E42C8"/>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8CC5A5A"/>
    <w:multiLevelType w:val="multilevel"/>
    <w:tmpl w:val="CBC0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37125"/>
    <w:multiLevelType w:val="hybridMultilevel"/>
    <w:tmpl w:val="C0F27D20"/>
    <w:lvl w:ilvl="0" w:tplc="AF34F59E">
      <w:start w:val="1"/>
      <w:numFmt w:val="bullet"/>
      <w:lvlText w:val=""/>
      <w:lvlJc w:val="left"/>
      <w:pPr>
        <w:tabs>
          <w:tab w:val="num" w:pos="720"/>
        </w:tabs>
        <w:ind w:left="720" w:hanging="360"/>
      </w:pPr>
      <w:rPr>
        <w:rFonts w:ascii="Wingdings" w:hAnsi="Wingdings" w:hint="default"/>
      </w:rPr>
    </w:lvl>
    <w:lvl w:ilvl="1" w:tplc="4000B0F0">
      <w:numFmt w:val="bullet"/>
      <w:lvlText w:val=""/>
      <w:lvlJc w:val="left"/>
      <w:pPr>
        <w:tabs>
          <w:tab w:val="num" w:pos="1440"/>
        </w:tabs>
        <w:ind w:left="1440" w:hanging="360"/>
      </w:pPr>
      <w:rPr>
        <w:rFonts w:ascii="Wingdings" w:hAnsi="Wingdings" w:hint="default"/>
      </w:rPr>
    </w:lvl>
    <w:lvl w:ilvl="2" w:tplc="8190EB68" w:tentative="1">
      <w:start w:val="1"/>
      <w:numFmt w:val="bullet"/>
      <w:lvlText w:val=""/>
      <w:lvlJc w:val="left"/>
      <w:pPr>
        <w:tabs>
          <w:tab w:val="num" w:pos="2160"/>
        </w:tabs>
        <w:ind w:left="2160" w:hanging="360"/>
      </w:pPr>
      <w:rPr>
        <w:rFonts w:ascii="Wingdings" w:hAnsi="Wingdings" w:hint="default"/>
      </w:rPr>
    </w:lvl>
    <w:lvl w:ilvl="3" w:tplc="A26EF292" w:tentative="1">
      <w:start w:val="1"/>
      <w:numFmt w:val="bullet"/>
      <w:lvlText w:val=""/>
      <w:lvlJc w:val="left"/>
      <w:pPr>
        <w:tabs>
          <w:tab w:val="num" w:pos="2880"/>
        </w:tabs>
        <w:ind w:left="2880" w:hanging="360"/>
      </w:pPr>
      <w:rPr>
        <w:rFonts w:ascii="Wingdings" w:hAnsi="Wingdings" w:hint="default"/>
      </w:rPr>
    </w:lvl>
    <w:lvl w:ilvl="4" w:tplc="7454292A" w:tentative="1">
      <w:start w:val="1"/>
      <w:numFmt w:val="bullet"/>
      <w:lvlText w:val=""/>
      <w:lvlJc w:val="left"/>
      <w:pPr>
        <w:tabs>
          <w:tab w:val="num" w:pos="3600"/>
        </w:tabs>
        <w:ind w:left="3600" w:hanging="360"/>
      </w:pPr>
      <w:rPr>
        <w:rFonts w:ascii="Wingdings" w:hAnsi="Wingdings" w:hint="default"/>
      </w:rPr>
    </w:lvl>
    <w:lvl w:ilvl="5" w:tplc="8462347A" w:tentative="1">
      <w:start w:val="1"/>
      <w:numFmt w:val="bullet"/>
      <w:lvlText w:val=""/>
      <w:lvlJc w:val="left"/>
      <w:pPr>
        <w:tabs>
          <w:tab w:val="num" w:pos="4320"/>
        </w:tabs>
        <w:ind w:left="4320" w:hanging="360"/>
      </w:pPr>
      <w:rPr>
        <w:rFonts w:ascii="Wingdings" w:hAnsi="Wingdings" w:hint="default"/>
      </w:rPr>
    </w:lvl>
    <w:lvl w:ilvl="6" w:tplc="BE288440" w:tentative="1">
      <w:start w:val="1"/>
      <w:numFmt w:val="bullet"/>
      <w:lvlText w:val=""/>
      <w:lvlJc w:val="left"/>
      <w:pPr>
        <w:tabs>
          <w:tab w:val="num" w:pos="5040"/>
        </w:tabs>
        <w:ind w:left="5040" w:hanging="360"/>
      </w:pPr>
      <w:rPr>
        <w:rFonts w:ascii="Wingdings" w:hAnsi="Wingdings" w:hint="default"/>
      </w:rPr>
    </w:lvl>
    <w:lvl w:ilvl="7" w:tplc="F6A4B660" w:tentative="1">
      <w:start w:val="1"/>
      <w:numFmt w:val="bullet"/>
      <w:lvlText w:val=""/>
      <w:lvlJc w:val="left"/>
      <w:pPr>
        <w:tabs>
          <w:tab w:val="num" w:pos="5760"/>
        </w:tabs>
        <w:ind w:left="5760" w:hanging="360"/>
      </w:pPr>
      <w:rPr>
        <w:rFonts w:ascii="Wingdings" w:hAnsi="Wingdings" w:hint="default"/>
      </w:rPr>
    </w:lvl>
    <w:lvl w:ilvl="8" w:tplc="2B1A032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9C325C"/>
    <w:multiLevelType w:val="hybridMultilevel"/>
    <w:tmpl w:val="472CAE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82264"/>
    <w:multiLevelType w:val="hybridMultilevel"/>
    <w:tmpl w:val="42C6F4FA"/>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678C3CD2"/>
    <w:multiLevelType w:val="hybridMultilevel"/>
    <w:tmpl w:val="FCF26DFE"/>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6"/>
  </w:num>
  <w:num w:numId="4">
    <w:abstractNumId w:val="0"/>
  </w:num>
  <w:num w:numId="5">
    <w:abstractNumId w:val="8"/>
  </w:num>
  <w:num w:numId="6">
    <w:abstractNumId w:val="1"/>
  </w:num>
  <w:num w:numId="7">
    <w:abstractNumId w:val="11"/>
  </w:num>
  <w:num w:numId="8">
    <w:abstractNumId w:val="5"/>
  </w:num>
  <w:num w:numId="9">
    <w:abstractNumId w:val="3"/>
  </w:num>
  <w:num w:numId="10">
    <w:abstractNumId w:val="3"/>
    <w:lvlOverride w:ilvl="0">
      <w:startOverride w:val="1"/>
    </w:lvlOverride>
  </w:num>
  <w:num w:numId="11">
    <w:abstractNumId w:val="10"/>
  </w:num>
  <w:num w:numId="12">
    <w:abstractNumId w:val="7"/>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láudio Nóbrega">
    <w15:presenceInfo w15:providerId="Windows Live" w15:userId="aa7f6ce31072f2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trackRevisions/>
  <w:documentProtection w:edit="forms" w:enforcement="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08"/>
    <w:rsid w:val="00000535"/>
    <w:rsid w:val="00001F27"/>
    <w:rsid w:val="0000385C"/>
    <w:rsid w:val="000056F5"/>
    <w:rsid w:val="00006FA7"/>
    <w:rsid w:val="000078AF"/>
    <w:rsid w:val="00010705"/>
    <w:rsid w:val="000113DC"/>
    <w:rsid w:val="00013265"/>
    <w:rsid w:val="0001382B"/>
    <w:rsid w:val="00016503"/>
    <w:rsid w:val="00017BDD"/>
    <w:rsid w:val="000209DF"/>
    <w:rsid w:val="00022785"/>
    <w:rsid w:val="000330DE"/>
    <w:rsid w:val="0003585A"/>
    <w:rsid w:val="00036DB1"/>
    <w:rsid w:val="0004128D"/>
    <w:rsid w:val="00041840"/>
    <w:rsid w:val="00041BDB"/>
    <w:rsid w:val="00042F60"/>
    <w:rsid w:val="00043A98"/>
    <w:rsid w:val="000453C9"/>
    <w:rsid w:val="00050462"/>
    <w:rsid w:val="0005406A"/>
    <w:rsid w:val="000546D0"/>
    <w:rsid w:val="00054AAC"/>
    <w:rsid w:val="00055FF0"/>
    <w:rsid w:val="00065555"/>
    <w:rsid w:val="0006628F"/>
    <w:rsid w:val="000663BA"/>
    <w:rsid w:val="00067EF5"/>
    <w:rsid w:val="000704DD"/>
    <w:rsid w:val="00070A47"/>
    <w:rsid w:val="00071A22"/>
    <w:rsid w:val="00077239"/>
    <w:rsid w:val="000777A1"/>
    <w:rsid w:val="0008276B"/>
    <w:rsid w:val="00084A64"/>
    <w:rsid w:val="00090CCB"/>
    <w:rsid w:val="00090E36"/>
    <w:rsid w:val="00095379"/>
    <w:rsid w:val="00097691"/>
    <w:rsid w:val="000A05F4"/>
    <w:rsid w:val="000A233F"/>
    <w:rsid w:val="000B2726"/>
    <w:rsid w:val="000B308A"/>
    <w:rsid w:val="000C46AB"/>
    <w:rsid w:val="000C5365"/>
    <w:rsid w:val="000D00C1"/>
    <w:rsid w:val="000D6778"/>
    <w:rsid w:val="000D6838"/>
    <w:rsid w:val="000E061D"/>
    <w:rsid w:val="000E064F"/>
    <w:rsid w:val="000E09F2"/>
    <w:rsid w:val="000E3E33"/>
    <w:rsid w:val="000E42E9"/>
    <w:rsid w:val="000E5ECD"/>
    <w:rsid w:val="000E64AA"/>
    <w:rsid w:val="000F49E1"/>
    <w:rsid w:val="001016E4"/>
    <w:rsid w:val="0010200B"/>
    <w:rsid w:val="00102F7F"/>
    <w:rsid w:val="00111900"/>
    <w:rsid w:val="00111E1E"/>
    <w:rsid w:val="00112494"/>
    <w:rsid w:val="00125AF5"/>
    <w:rsid w:val="001318A7"/>
    <w:rsid w:val="00136F55"/>
    <w:rsid w:val="00137D29"/>
    <w:rsid w:val="001413C9"/>
    <w:rsid w:val="00143165"/>
    <w:rsid w:val="001517AF"/>
    <w:rsid w:val="00151F9D"/>
    <w:rsid w:val="00152B40"/>
    <w:rsid w:val="00153288"/>
    <w:rsid w:val="00156670"/>
    <w:rsid w:val="0015716B"/>
    <w:rsid w:val="00161474"/>
    <w:rsid w:val="00162E8E"/>
    <w:rsid w:val="00163511"/>
    <w:rsid w:val="00165222"/>
    <w:rsid w:val="00165314"/>
    <w:rsid w:val="001661D8"/>
    <w:rsid w:val="00171C2D"/>
    <w:rsid w:val="00172622"/>
    <w:rsid w:val="00177EBA"/>
    <w:rsid w:val="001801F0"/>
    <w:rsid w:val="00184582"/>
    <w:rsid w:val="00186A50"/>
    <w:rsid w:val="00186B14"/>
    <w:rsid w:val="00187E16"/>
    <w:rsid w:val="00190679"/>
    <w:rsid w:val="001910B2"/>
    <w:rsid w:val="001A6C11"/>
    <w:rsid w:val="001B0C9B"/>
    <w:rsid w:val="001B3064"/>
    <w:rsid w:val="001C193B"/>
    <w:rsid w:val="001C2FF0"/>
    <w:rsid w:val="001C3174"/>
    <w:rsid w:val="001C521A"/>
    <w:rsid w:val="001C52B2"/>
    <w:rsid w:val="001C727B"/>
    <w:rsid w:val="001C7D42"/>
    <w:rsid w:val="001D0723"/>
    <w:rsid w:val="001D216C"/>
    <w:rsid w:val="001D4C01"/>
    <w:rsid w:val="001D6E49"/>
    <w:rsid w:val="001E1A1B"/>
    <w:rsid w:val="001E26E6"/>
    <w:rsid w:val="001E4548"/>
    <w:rsid w:val="001F0E67"/>
    <w:rsid w:val="001F3B69"/>
    <w:rsid w:val="001F6172"/>
    <w:rsid w:val="001F646C"/>
    <w:rsid w:val="001F6D76"/>
    <w:rsid w:val="001F6FB6"/>
    <w:rsid w:val="002029EA"/>
    <w:rsid w:val="00207E1E"/>
    <w:rsid w:val="00216680"/>
    <w:rsid w:val="002253EF"/>
    <w:rsid w:val="00225CED"/>
    <w:rsid w:val="00226310"/>
    <w:rsid w:val="00227E2B"/>
    <w:rsid w:val="00231EE4"/>
    <w:rsid w:val="00233819"/>
    <w:rsid w:val="002427BA"/>
    <w:rsid w:val="00243A36"/>
    <w:rsid w:val="002534D8"/>
    <w:rsid w:val="00264840"/>
    <w:rsid w:val="00266181"/>
    <w:rsid w:val="00266D8C"/>
    <w:rsid w:val="00272567"/>
    <w:rsid w:val="00274A8E"/>
    <w:rsid w:val="00275357"/>
    <w:rsid w:val="00276654"/>
    <w:rsid w:val="00281554"/>
    <w:rsid w:val="0028230F"/>
    <w:rsid w:val="00284F95"/>
    <w:rsid w:val="00286DDA"/>
    <w:rsid w:val="00293B55"/>
    <w:rsid w:val="00295455"/>
    <w:rsid w:val="002A4E64"/>
    <w:rsid w:val="002B01A6"/>
    <w:rsid w:val="002B13F8"/>
    <w:rsid w:val="002B52FA"/>
    <w:rsid w:val="002B667E"/>
    <w:rsid w:val="002B73A7"/>
    <w:rsid w:val="002C1B0E"/>
    <w:rsid w:val="002D0D15"/>
    <w:rsid w:val="002D2A45"/>
    <w:rsid w:val="002D44F9"/>
    <w:rsid w:val="002E14D0"/>
    <w:rsid w:val="002E7F2E"/>
    <w:rsid w:val="002F1563"/>
    <w:rsid w:val="002F34A0"/>
    <w:rsid w:val="002F68EF"/>
    <w:rsid w:val="002F75BE"/>
    <w:rsid w:val="002F7642"/>
    <w:rsid w:val="00301377"/>
    <w:rsid w:val="003033C0"/>
    <w:rsid w:val="00304C84"/>
    <w:rsid w:val="00306554"/>
    <w:rsid w:val="00310456"/>
    <w:rsid w:val="00313AFD"/>
    <w:rsid w:val="003305B2"/>
    <w:rsid w:val="003327E3"/>
    <w:rsid w:val="00335BA8"/>
    <w:rsid w:val="00341319"/>
    <w:rsid w:val="00342933"/>
    <w:rsid w:val="00343E25"/>
    <w:rsid w:val="0034428D"/>
    <w:rsid w:val="00344423"/>
    <w:rsid w:val="003449A4"/>
    <w:rsid w:val="00350DDA"/>
    <w:rsid w:val="00362A35"/>
    <w:rsid w:val="00365ACC"/>
    <w:rsid w:val="00367E3F"/>
    <w:rsid w:val="00371250"/>
    <w:rsid w:val="003718C7"/>
    <w:rsid w:val="0037549B"/>
    <w:rsid w:val="00376493"/>
    <w:rsid w:val="003768CF"/>
    <w:rsid w:val="00384A82"/>
    <w:rsid w:val="003878E6"/>
    <w:rsid w:val="0039049C"/>
    <w:rsid w:val="00391140"/>
    <w:rsid w:val="003920AA"/>
    <w:rsid w:val="00396FB3"/>
    <w:rsid w:val="003A35DA"/>
    <w:rsid w:val="003A4C50"/>
    <w:rsid w:val="003A674F"/>
    <w:rsid w:val="003B232D"/>
    <w:rsid w:val="003B4D33"/>
    <w:rsid w:val="003B78DF"/>
    <w:rsid w:val="003C0B6E"/>
    <w:rsid w:val="003C5779"/>
    <w:rsid w:val="003D081B"/>
    <w:rsid w:val="003D5B6F"/>
    <w:rsid w:val="003D5CB6"/>
    <w:rsid w:val="003F39B3"/>
    <w:rsid w:val="004028D7"/>
    <w:rsid w:val="00405583"/>
    <w:rsid w:val="00406176"/>
    <w:rsid w:val="0041126E"/>
    <w:rsid w:val="00413ED4"/>
    <w:rsid w:val="00424FD6"/>
    <w:rsid w:val="004319F8"/>
    <w:rsid w:val="004328F6"/>
    <w:rsid w:val="00433A55"/>
    <w:rsid w:val="00455EDC"/>
    <w:rsid w:val="00457C03"/>
    <w:rsid w:val="004600C1"/>
    <w:rsid w:val="00463CEF"/>
    <w:rsid w:val="004705B9"/>
    <w:rsid w:val="00470BCF"/>
    <w:rsid w:val="0048098D"/>
    <w:rsid w:val="00482DA0"/>
    <w:rsid w:val="004859AC"/>
    <w:rsid w:val="00486A31"/>
    <w:rsid w:val="00492250"/>
    <w:rsid w:val="00492644"/>
    <w:rsid w:val="00495147"/>
    <w:rsid w:val="004A22FF"/>
    <w:rsid w:val="004A335C"/>
    <w:rsid w:val="004A558F"/>
    <w:rsid w:val="004B1410"/>
    <w:rsid w:val="004B2384"/>
    <w:rsid w:val="004B4190"/>
    <w:rsid w:val="004C04D6"/>
    <w:rsid w:val="004C5769"/>
    <w:rsid w:val="004C5C4F"/>
    <w:rsid w:val="004C73A9"/>
    <w:rsid w:val="004D019B"/>
    <w:rsid w:val="004D5EF1"/>
    <w:rsid w:val="004D7C7E"/>
    <w:rsid w:val="004E0C7D"/>
    <w:rsid w:val="004E1663"/>
    <w:rsid w:val="004E1C2A"/>
    <w:rsid w:val="004E35BD"/>
    <w:rsid w:val="004F33F7"/>
    <w:rsid w:val="00500326"/>
    <w:rsid w:val="00504B90"/>
    <w:rsid w:val="005051EA"/>
    <w:rsid w:val="00517718"/>
    <w:rsid w:val="00522940"/>
    <w:rsid w:val="005300A3"/>
    <w:rsid w:val="00531144"/>
    <w:rsid w:val="0053712B"/>
    <w:rsid w:val="00537EB9"/>
    <w:rsid w:val="0054074E"/>
    <w:rsid w:val="0054321E"/>
    <w:rsid w:val="00544646"/>
    <w:rsid w:val="0054479D"/>
    <w:rsid w:val="0054591E"/>
    <w:rsid w:val="005515EB"/>
    <w:rsid w:val="005520B1"/>
    <w:rsid w:val="00557872"/>
    <w:rsid w:val="0056094B"/>
    <w:rsid w:val="00562F76"/>
    <w:rsid w:val="005630D0"/>
    <w:rsid w:val="0056342B"/>
    <w:rsid w:val="00566EE5"/>
    <w:rsid w:val="00570D6E"/>
    <w:rsid w:val="00573A12"/>
    <w:rsid w:val="005747F7"/>
    <w:rsid w:val="005764A9"/>
    <w:rsid w:val="00582240"/>
    <w:rsid w:val="00583984"/>
    <w:rsid w:val="005849A9"/>
    <w:rsid w:val="00585A2B"/>
    <w:rsid w:val="005865F2"/>
    <w:rsid w:val="00587893"/>
    <w:rsid w:val="00590E8F"/>
    <w:rsid w:val="005A0DAC"/>
    <w:rsid w:val="005A13D2"/>
    <w:rsid w:val="005A613F"/>
    <w:rsid w:val="005A6E92"/>
    <w:rsid w:val="005A7F67"/>
    <w:rsid w:val="005B266B"/>
    <w:rsid w:val="005B3567"/>
    <w:rsid w:val="005B537A"/>
    <w:rsid w:val="005B6391"/>
    <w:rsid w:val="005B721A"/>
    <w:rsid w:val="005C30F7"/>
    <w:rsid w:val="005C5B0B"/>
    <w:rsid w:val="005C735A"/>
    <w:rsid w:val="005D458E"/>
    <w:rsid w:val="005D6B6B"/>
    <w:rsid w:val="005E2F1A"/>
    <w:rsid w:val="005F0A50"/>
    <w:rsid w:val="005F2D86"/>
    <w:rsid w:val="005F3F91"/>
    <w:rsid w:val="005F47DA"/>
    <w:rsid w:val="00601C78"/>
    <w:rsid w:val="00602FE5"/>
    <w:rsid w:val="006053C8"/>
    <w:rsid w:val="006076FF"/>
    <w:rsid w:val="006079CC"/>
    <w:rsid w:val="00613564"/>
    <w:rsid w:val="006265A2"/>
    <w:rsid w:val="006351D9"/>
    <w:rsid w:val="0064079B"/>
    <w:rsid w:val="00642C02"/>
    <w:rsid w:val="00644C50"/>
    <w:rsid w:val="00650FD1"/>
    <w:rsid w:val="00651A7A"/>
    <w:rsid w:val="00654E46"/>
    <w:rsid w:val="00655A7B"/>
    <w:rsid w:val="00655EC1"/>
    <w:rsid w:val="006569DE"/>
    <w:rsid w:val="00656BA7"/>
    <w:rsid w:val="006603ED"/>
    <w:rsid w:val="006614B7"/>
    <w:rsid w:val="00661694"/>
    <w:rsid w:val="0066203A"/>
    <w:rsid w:val="006621B7"/>
    <w:rsid w:val="00666747"/>
    <w:rsid w:val="00666DDB"/>
    <w:rsid w:val="00670E4E"/>
    <w:rsid w:val="00671E85"/>
    <w:rsid w:val="00673A72"/>
    <w:rsid w:val="00677290"/>
    <w:rsid w:val="006775EF"/>
    <w:rsid w:val="00680FB7"/>
    <w:rsid w:val="006833ED"/>
    <w:rsid w:val="0068474C"/>
    <w:rsid w:val="00685F26"/>
    <w:rsid w:val="00690137"/>
    <w:rsid w:val="006909EC"/>
    <w:rsid w:val="00691E42"/>
    <w:rsid w:val="00692021"/>
    <w:rsid w:val="00694489"/>
    <w:rsid w:val="006959A7"/>
    <w:rsid w:val="006970E3"/>
    <w:rsid w:val="006A2E0B"/>
    <w:rsid w:val="006A72D2"/>
    <w:rsid w:val="006B73AF"/>
    <w:rsid w:val="006C0EF6"/>
    <w:rsid w:val="006C13AA"/>
    <w:rsid w:val="006C727E"/>
    <w:rsid w:val="006D4A30"/>
    <w:rsid w:val="006E663B"/>
    <w:rsid w:val="006F0244"/>
    <w:rsid w:val="006F2B68"/>
    <w:rsid w:val="006F3C4C"/>
    <w:rsid w:val="006F4CCA"/>
    <w:rsid w:val="00701745"/>
    <w:rsid w:val="00701AF3"/>
    <w:rsid w:val="00701FCB"/>
    <w:rsid w:val="007032F6"/>
    <w:rsid w:val="00705080"/>
    <w:rsid w:val="00707DFF"/>
    <w:rsid w:val="007108DC"/>
    <w:rsid w:val="00710E4F"/>
    <w:rsid w:val="00710FC8"/>
    <w:rsid w:val="00715713"/>
    <w:rsid w:val="00721491"/>
    <w:rsid w:val="0073142D"/>
    <w:rsid w:val="0073323D"/>
    <w:rsid w:val="0074241E"/>
    <w:rsid w:val="0075226F"/>
    <w:rsid w:val="00752D17"/>
    <w:rsid w:val="00753BDE"/>
    <w:rsid w:val="007601E8"/>
    <w:rsid w:val="007620A4"/>
    <w:rsid w:val="00762EEB"/>
    <w:rsid w:val="007716AA"/>
    <w:rsid w:val="00781AAE"/>
    <w:rsid w:val="007870B7"/>
    <w:rsid w:val="00794CC6"/>
    <w:rsid w:val="007A4956"/>
    <w:rsid w:val="007A60D1"/>
    <w:rsid w:val="007B2C70"/>
    <w:rsid w:val="007B3611"/>
    <w:rsid w:val="007B5ED1"/>
    <w:rsid w:val="007C44A6"/>
    <w:rsid w:val="007C6664"/>
    <w:rsid w:val="007D0B82"/>
    <w:rsid w:val="007D4A8B"/>
    <w:rsid w:val="007D7F06"/>
    <w:rsid w:val="007E21BE"/>
    <w:rsid w:val="007E3776"/>
    <w:rsid w:val="007E529B"/>
    <w:rsid w:val="007F3DF1"/>
    <w:rsid w:val="007F430E"/>
    <w:rsid w:val="007F7359"/>
    <w:rsid w:val="0080068B"/>
    <w:rsid w:val="00800807"/>
    <w:rsid w:val="008010BB"/>
    <w:rsid w:val="00804BF2"/>
    <w:rsid w:val="00804CB6"/>
    <w:rsid w:val="00805346"/>
    <w:rsid w:val="008149AE"/>
    <w:rsid w:val="00814DAD"/>
    <w:rsid w:val="00815294"/>
    <w:rsid w:val="0081658A"/>
    <w:rsid w:val="008167F9"/>
    <w:rsid w:val="0082049A"/>
    <w:rsid w:val="00820FDE"/>
    <w:rsid w:val="00824AF6"/>
    <w:rsid w:val="00824D57"/>
    <w:rsid w:val="00825550"/>
    <w:rsid w:val="00827C1C"/>
    <w:rsid w:val="008307D0"/>
    <w:rsid w:val="008310AB"/>
    <w:rsid w:val="00833B37"/>
    <w:rsid w:val="00842E03"/>
    <w:rsid w:val="0084521B"/>
    <w:rsid w:val="008464D8"/>
    <w:rsid w:val="00847E6B"/>
    <w:rsid w:val="008569E1"/>
    <w:rsid w:val="0086222C"/>
    <w:rsid w:val="00865928"/>
    <w:rsid w:val="0086605F"/>
    <w:rsid w:val="00875309"/>
    <w:rsid w:val="00875B3B"/>
    <w:rsid w:val="00880AC0"/>
    <w:rsid w:val="008825C4"/>
    <w:rsid w:val="00885F72"/>
    <w:rsid w:val="00886C11"/>
    <w:rsid w:val="00891354"/>
    <w:rsid w:val="0089345D"/>
    <w:rsid w:val="008943E9"/>
    <w:rsid w:val="00897140"/>
    <w:rsid w:val="008A7608"/>
    <w:rsid w:val="008B42A4"/>
    <w:rsid w:val="008B6481"/>
    <w:rsid w:val="008C115A"/>
    <w:rsid w:val="008C63B7"/>
    <w:rsid w:val="008D6E4A"/>
    <w:rsid w:val="008E1EB5"/>
    <w:rsid w:val="008E296E"/>
    <w:rsid w:val="008E5D99"/>
    <w:rsid w:val="008F03BF"/>
    <w:rsid w:val="008F2B90"/>
    <w:rsid w:val="008F6A30"/>
    <w:rsid w:val="00902E08"/>
    <w:rsid w:val="0090362D"/>
    <w:rsid w:val="00905977"/>
    <w:rsid w:val="00907087"/>
    <w:rsid w:val="00926F43"/>
    <w:rsid w:val="00933358"/>
    <w:rsid w:val="009338B8"/>
    <w:rsid w:val="00933BA7"/>
    <w:rsid w:val="009342DA"/>
    <w:rsid w:val="00934E9A"/>
    <w:rsid w:val="00935606"/>
    <w:rsid w:val="009358DF"/>
    <w:rsid w:val="0093780F"/>
    <w:rsid w:val="009426AF"/>
    <w:rsid w:val="00944911"/>
    <w:rsid w:val="00946A33"/>
    <w:rsid w:val="0095089B"/>
    <w:rsid w:val="00950C12"/>
    <w:rsid w:val="00953BF5"/>
    <w:rsid w:val="00956C10"/>
    <w:rsid w:val="00970181"/>
    <w:rsid w:val="00973BE5"/>
    <w:rsid w:val="00975847"/>
    <w:rsid w:val="009816B8"/>
    <w:rsid w:val="0098195F"/>
    <w:rsid w:val="00982948"/>
    <w:rsid w:val="0098321A"/>
    <w:rsid w:val="0098344A"/>
    <w:rsid w:val="009856D3"/>
    <w:rsid w:val="00986621"/>
    <w:rsid w:val="00987CFB"/>
    <w:rsid w:val="00991262"/>
    <w:rsid w:val="009978EF"/>
    <w:rsid w:val="009A067A"/>
    <w:rsid w:val="009A12B2"/>
    <w:rsid w:val="009A4371"/>
    <w:rsid w:val="009B3A70"/>
    <w:rsid w:val="009B474E"/>
    <w:rsid w:val="009B5548"/>
    <w:rsid w:val="009B56E0"/>
    <w:rsid w:val="009B6148"/>
    <w:rsid w:val="009C07FF"/>
    <w:rsid w:val="009C0ED7"/>
    <w:rsid w:val="009C3C95"/>
    <w:rsid w:val="009C579A"/>
    <w:rsid w:val="009C7B72"/>
    <w:rsid w:val="009D0DCC"/>
    <w:rsid w:val="009D1818"/>
    <w:rsid w:val="009D455E"/>
    <w:rsid w:val="009D53D8"/>
    <w:rsid w:val="009D6FDF"/>
    <w:rsid w:val="009E2C27"/>
    <w:rsid w:val="009E4E0B"/>
    <w:rsid w:val="009E56FC"/>
    <w:rsid w:val="009E58B4"/>
    <w:rsid w:val="009E5B43"/>
    <w:rsid w:val="009F278C"/>
    <w:rsid w:val="009F36AF"/>
    <w:rsid w:val="009F4AC8"/>
    <w:rsid w:val="009F62F6"/>
    <w:rsid w:val="009F6E91"/>
    <w:rsid w:val="00A0167A"/>
    <w:rsid w:val="00A0170E"/>
    <w:rsid w:val="00A03BD7"/>
    <w:rsid w:val="00A07AC8"/>
    <w:rsid w:val="00A11C35"/>
    <w:rsid w:val="00A14824"/>
    <w:rsid w:val="00A17663"/>
    <w:rsid w:val="00A22C39"/>
    <w:rsid w:val="00A269C9"/>
    <w:rsid w:val="00A27376"/>
    <w:rsid w:val="00A324D7"/>
    <w:rsid w:val="00A3683C"/>
    <w:rsid w:val="00A511FF"/>
    <w:rsid w:val="00A52332"/>
    <w:rsid w:val="00A543A5"/>
    <w:rsid w:val="00A55AD3"/>
    <w:rsid w:val="00A611C4"/>
    <w:rsid w:val="00A62C33"/>
    <w:rsid w:val="00A64820"/>
    <w:rsid w:val="00A6487D"/>
    <w:rsid w:val="00A64D7E"/>
    <w:rsid w:val="00A67305"/>
    <w:rsid w:val="00A70063"/>
    <w:rsid w:val="00A704E6"/>
    <w:rsid w:val="00A750C2"/>
    <w:rsid w:val="00A85B52"/>
    <w:rsid w:val="00A8760A"/>
    <w:rsid w:val="00A87E3C"/>
    <w:rsid w:val="00A936E1"/>
    <w:rsid w:val="00AA28DA"/>
    <w:rsid w:val="00AA2BA4"/>
    <w:rsid w:val="00AA7A85"/>
    <w:rsid w:val="00AA7B23"/>
    <w:rsid w:val="00AB0229"/>
    <w:rsid w:val="00AB0474"/>
    <w:rsid w:val="00AB251B"/>
    <w:rsid w:val="00AB4F39"/>
    <w:rsid w:val="00AB58FE"/>
    <w:rsid w:val="00AB7233"/>
    <w:rsid w:val="00AB75F6"/>
    <w:rsid w:val="00AC241A"/>
    <w:rsid w:val="00AC3FA3"/>
    <w:rsid w:val="00AE0B83"/>
    <w:rsid w:val="00AE393D"/>
    <w:rsid w:val="00AE5019"/>
    <w:rsid w:val="00AE57E8"/>
    <w:rsid w:val="00B0288F"/>
    <w:rsid w:val="00B049B5"/>
    <w:rsid w:val="00B116B7"/>
    <w:rsid w:val="00B206CF"/>
    <w:rsid w:val="00B20F50"/>
    <w:rsid w:val="00B25013"/>
    <w:rsid w:val="00B366A0"/>
    <w:rsid w:val="00B37519"/>
    <w:rsid w:val="00B40921"/>
    <w:rsid w:val="00B4158A"/>
    <w:rsid w:val="00B41B9E"/>
    <w:rsid w:val="00B45807"/>
    <w:rsid w:val="00B46276"/>
    <w:rsid w:val="00B477BC"/>
    <w:rsid w:val="00B51207"/>
    <w:rsid w:val="00B54085"/>
    <w:rsid w:val="00B552C8"/>
    <w:rsid w:val="00B55982"/>
    <w:rsid w:val="00B5610C"/>
    <w:rsid w:val="00B62F6F"/>
    <w:rsid w:val="00B642A9"/>
    <w:rsid w:val="00B66F66"/>
    <w:rsid w:val="00B6768C"/>
    <w:rsid w:val="00B900C6"/>
    <w:rsid w:val="00B920EF"/>
    <w:rsid w:val="00B96FE0"/>
    <w:rsid w:val="00BA2BFD"/>
    <w:rsid w:val="00BA7EBC"/>
    <w:rsid w:val="00BB44CD"/>
    <w:rsid w:val="00BC3F16"/>
    <w:rsid w:val="00BC78D2"/>
    <w:rsid w:val="00BD215F"/>
    <w:rsid w:val="00BD2D35"/>
    <w:rsid w:val="00BD6F0D"/>
    <w:rsid w:val="00BE1ED2"/>
    <w:rsid w:val="00BE5069"/>
    <w:rsid w:val="00BE6537"/>
    <w:rsid w:val="00BF17D4"/>
    <w:rsid w:val="00BF369B"/>
    <w:rsid w:val="00BF3B0E"/>
    <w:rsid w:val="00BF679E"/>
    <w:rsid w:val="00C00C2D"/>
    <w:rsid w:val="00C013C1"/>
    <w:rsid w:val="00C075A9"/>
    <w:rsid w:val="00C1048D"/>
    <w:rsid w:val="00C204AF"/>
    <w:rsid w:val="00C25671"/>
    <w:rsid w:val="00C341DF"/>
    <w:rsid w:val="00C34602"/>
    <w:rsid w:val="00C4466B"/>
    <w:rsid w:val="00C45A2A"/>
    <w:rsid w:val="00C47F83"/>
    <w:rsid w:val="00C517FB"/>
    <w:rsid w:val="00C54961"/>
    <w:rsid w:val="00C568F0"/>
    <w:rsid w:val="00C5692A"/>
    <w:rsid w:val="00C57649"/>
    <w:rsid w:val="00C60F40"/>
    <w:rsid w:val="00C62E57"/>
    <w:rsid w:val="00C664AF"/>
    <w:rsid w:val="00C70CE4"/>
    <w:rsid w:val="00C72022"/>
    <w:rsid w:val="00C73C18"/>
    <w:rsid w:val="00C74E49"/>
    <w:rsid w:val="00C7759A"/>
    <w:rsid w:val="00C80FF8"/>
    <w:rsid w:val="00C86758"/>
    <w:rsid w:val="00C8799B"/>
    <w:rsid w:val="00C90035"/>
    <w:rsid w:val="00CA06B2"/>
    <w:rsid w:val="00CA178A"/>
    <w:rsid w:val="00CA2E7C"/>
    <w:rsid w:val="00CA4BEB"/>
    <w:rsid w:val="00CA6500"/>
    <w:rsid w:val="00CA7B3B"/>
    <w:rsid w:val="00CC0A24"/>
    <w:rsid w:val="00CC0A4E"/>
    <w:rsid w:val="00CC7724"/>
    <w:rsid w:val="00CC7BA8"/>
    <w:rsid w:val="00CD05E8"/>
    <w:rsid w:val="00CD1241"/>
    <w:rsid w:val="00CD5C49"/>
    <w:rsid w:val="00CD687E"/>
    <w:rsid w:val="00CE1057"/>
    <w:rsid w:val="00CE1B90"/>
    <w:rsid w:val="00CE36AA"/>
    <w:rsid w:val="00CE3AC1"/>
    <w:rsid w:val="00CE728F"/>
    <w:rsid w:val="00CE76FD"/>
    <w:rsid w:val="00CE7D6C"/>
    <w:rsid w:val="00CF38EA"/>
    <w:rsid w:val="00CF4C2D"/>
    <w:rsid w:val="00D04734"/>
    <w:rsid w:val="00D04B01"/>
    <w:rsid w:val="00D059B8"/>
    <w:rsid w:val="00D06DCE"/>
    <w:rsid w:val="00D07784"/>
    <w:rsid w:val="00D07A6B"/>
    <w:rsid w:val="00D1199D"/>
    <w:rsid w:val="00D162BD"/>
    <w:rsid w:val="00D20593"/>
    <w:rsid w:val="00D310C5"/>
    <w:rsid w:val="00D32801"/>
    <w:rsid w:val="00D33A48"/>
    <w:rsid w:val="00D35BEF"/>
    <w:rsid w:val="00D376CA"/>
    <w:rsid w:val="00D413F5"/>
    <w:rsid w:val="00D51817"/>
    <w:rsid w:val="00D53AD9"/>
    <w:rsid w:val="00D5491F"/>
    <w:rsid w:val="00D5500B"/>
    <w:rsid w:val="00D57512"/>
    <w:rsid w:val="00D57BE3"/>
    <w:rsid w:val="00D7293A"/>
    <w:rsid w:val="00D73F79"/>
    <w:rsid w:val="00D75029"/>
    <w:rsid w:val="00D810EA"/>
    <w:rsid w:val="00D91320"/>
    <w:rsid w:val="00DA0651"/>
    <w:rsid w:val="00DA1A6B"/>
    <w:rsid w:val="00DA6A69"/>
    <w:rsid w:val="00DB57BE"/>
    <w:rsid w:val="00DB697B"/>
    <w:rsid w:val="00DC3D02"/>
    <w:rsid w:val="00DC467D"/>
    <w:rsid w:val="00DC7130"/>
    <w:rsid w:val="00DD29AD"/>
    <w:rsid w:val="00DD317D"/>
    <w:rsid w:val="00DD4571"/>
    <w:rsid w:val="00DD7A45"/>
    <w:rsid w:val="00DE2295"/>
    <w:rsid w:val="00DE393A"/>
    <w:rsid w:val="00DE3D4B"/>
    <w:rsid w:val="00DE5FCA"/>
    <w:rsid w:val="00DE732A"/>
    <w:rsid w:val="00DF37E7"/>
    <w:rsid w:val="00E04420"/>
    <w:rsid w:val="00E10074"/>
    <w:rsid w:val="00E20455"/>
    <w:rsid w:val="00E20B26"/>
    <w:rsid w:val="00E26587"/>
    <w:rsid w:val="00E30BB7"/>
    <w:rsid w:val="00E3125D"/>
    <w:rsid w:val="00E368B6"/>
    <w:rsid w:val="00E4144D"/>
    <w:rsid w:val="00E4242B"/>
    <w:rsid w:val="00E4448A"/>
    <w:rsid w:val="00E46885"/>
    <w:rsid w:val="00E477F3"/>
    <w:rsid w:val="00E5248E"/>
    <w:rsid w:val="00E57D62"/>
    <w:rsid w:val="00E622A4"/>
    <w:rsid w:val="00E644A0"/>
    <w:rsid w:val="00E650BB"/>
    <w:rsid w:val="00E65ED0"/>
    <w:rsid w:val="00E66988"/>
    <w:rsid w:val="00E708C9"/>
    <w:rsid w:val="00E73B3A"/>
    <w:rsid w:val="00E74682"/>
    <w:rsid w:val="00E77F79"/>
    <w:rsid w:val="00E809BC"/>
    <w:rsid w:val="00E8340C"/>
    <w:rsid w:val="00E87B5B"/>
    <w:rsid w:val="00E92168"/>
    <w:rsid w:val="00E92F04"/>
    <w:rsid w:val="00E93ED5"/>
    <w:rsid w:val="00E94685"/>
    <w:rsid w:val="00E959D5"/>
    <w:rsid w:val="00E9649D"/>
    <w:rsid w:val="00E9782C"/>
    <w:rsid w:val="00EA08BB"/>
    <w:rsid w:val="00EB07E3"/>
    <w:rsid w:val="00EB471F"/>
    <w:rsid w:val="00EC05DE"/>
    <w:rsid w:val="00EC57E2"/>
    <w:rsid w:val="00ED0C39"/>
    <w:rsid w:val="00ED1278"/>
    <w:rsid w:val="00ED2ABA"/>
    <w:rsid w:val="00ED433D"/>
    <w:rsid w:val="00EE1115"/>
    <w:rsid w:val="00EE30EE"/>
    <w:rsid w:val="00EE69E2"/>
    <w:rsid w:val="00F00323"/>
    <w:rsid w:val="00F114E8"/>
    <w:rsid w:val="00F12BCF"/>
    <w:rsid w:val="00F13668"/>
    <w:rsid w:val="00F15611"/>
    <w:rsid w:val="00F176EA"/>
    <w:rsid w:val="00F2095B"/>
    <w:rsid w:val="00F22505"/>
    <w:rsid w:val="00F22A64"/>
    <w:rsid w:val="00F22BE3"/>
    <w:rsid w:val="00F23710"/>
    <w:rsid w:val="00F306FE"/>
    <w:rsid w:val="00F3184B"/>
    <w:rsid w:val="00F35E61"/>
    <w:rsid w:val="00F3704A"/>
    <w:rsid w:val="00F3741A"/>
    <w:rsid w:val="00F4000F"/>
    <w:rsid w:val="00F42066"/>
    <w:rsid w:val="00F52EFE"/>
    <w:rsid w:val="00F54338"/>
    <w:rsid w:val="00F565AF"/>
    <w:rsid w:val="00F62937"/>
    <w:rsid w:val="00F77FA4"/>
    <w:rsid w:val="00F81BA3"/>
    <w:rsid w:val="00F84B33"/>
    <w:rsid w:val="00F84CC1"/>
    <w:rsid w:val="00F852C1"/>
    <w:rsid w:val="00F86BED"/>
    <w:rsid w:val="00F945A8"/>
    <w:rsid w:val="00F953D1"/>
    <w:rsid w:val="00FA0384"/>
    <w:rsid w:val="00FA5207"/>
    <w:rsid w:val="00FA5AE5"/>
    <w:rsid w:val="00FA5C86"/>
    <w:rsid w:val="00FA65F5"/>
    <w:rsid w:val="00FB23ED"/>
    <w:rsid w:val="00FB2592"/>
    <w:rsid w:val="00FB3082"/>
    <w:rsid w:val="00FC33DA"/>
    <w:rsid w:val="00FC51DC"/>
    <w:rsid w:val="00FC5293"/>
    <w:rsid w:val="00FC631A"/>
    <w:rsid w:val="00FC7448"/>
    <w:rsid w:val="00FD0DC1"/>
    <w:rsid w:val="00FD298A"/>
    <w:rsid w:val="00FD3A96"/>
    <w:rsid w:val="00FD5715"/>
    <w:rsid w:val="00FE4800"/>
    <w:rsid w:val="00FE5273"/>
    <w:rsid w:val="00FE5C7F"/>
    <w:rsid w:val="00FF4B5D"/>
    <w:rsid w:val="00FF6E13"/>
    <w:rsid w:val="00FF79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3ABCD5"/>
  <w15:docId w15:val="{715A80E3-8389-40DF-8443-9AE9EEA8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ED5"/>
    <w:pPr>
      <w:spacing w:line="360" w:lineRule="auto"/>
      <w:jc w:val="both"/>
    </w:pPr>
    <w:rPr>
      <w:rFonts w:ascii="Arial" w:hAnsi="Arial"/>
      <w:sz w:val="24"/>
      <w:szCs w:val="24"/>
    </w:rPr>
  </w:style>
  <w:style w:type="paragraph" w:styleId="Ttulo1">
    <w:name w:val="heading 1"/>
    <w:basedOn w:val="Normal"/>
    <w:next w:val="Normal"/>
    <w:link w:val="Ttulo1Char"/>
    <w:qFormat/>
    <w:rsid w:val="00CC7724"/>
    <w:pPr>
      <w:keepNext/>
      <w:numPr>
        <w:numId w:val="1"/>
      </w:numPr>
      <w:spacing w:after="60"/>
      <w:ind w:left="431" w:hanging="431"/>
      <w:outlineLvl w:val="0"/>
    </w:pPr>
    <w:rPr>
      <w:rFonts w:cs="Arial"/>
      <w:b/>
      <w:bCs/>
      <w:caps/>
      <w:kern w:val="32"/>
      <w:szCs w:val="32"/>
    </w:rPr>
  </w:style>
  <w:style w:type="paragraph" w:styleId="Ttulo2">
    <w:name w:val="heading 2"/>
    <w:basedOn w:val="Normal"/>
    <w:next w:val="Normal"/>
    <w:qFormat/>
    <w:rsid w:val="00CC7724"/>
    <w:pPr>
      <w:keepNext/>
      <w:numPr>
        <w:ilvl w:val="1"/>
        <w:numId w:val="1"/>
      </w:numPr>
      <w:spacing w:before="240" w:after="60"/>
      <w:ind w:left="578" w:hanging="578"/>
      <w:outlineLvl w:val="1"/>
    </w:pPr>
    <w:rPr>
      <w:rFonts w:cs="Arial"/>
      <w:b/>
      <w:bCs/>
      <w:iCs/>
      <w:szCs w:val="28"/>
    </w:rPr>
  </w:style>
  <w:style w:type="paragraph" w:styleId="Ttulo3">
    <w:name w:val="heading 3"/>
    <w:basedOn w:val="Normal"/>
    <w:next w:val="Normal"/>
    <w:qFormat/>
    <w:rsid w:val="00CC7724"/>
    <w:pPr>
      <w:keepNext/>
      <w:numPr>
        <w:ilvl w:val="2"/>
        <w:numId w:val="1"/>
      </w:numPr>
      <w:spacing w:before="240" w:after="60"/>
      <w:outlineLvl w:val="2"/>
    </w:pPr>
    <w:rPr>
      <w:rFonts w:cs="Arial"/>
      <w:b/>
      <w:bCs/>
      <w:szCs w:val="26"/>
    </w:rPr>
  </w:style>
  <w:style w:type="paragraph" w:styleId="Ttulo4">
    <w:name w:val="heading 4"/>
    <w:basedOn w:val="Normal"/>
    <w:next w:val="Normal"/>
    <w:qFormat/>
    <w:rsid w:val="00CC7724"/>
    <w:pPr>
      <w:keepNext/>
      <w:numPr>
        <w:ilvl w:val="3"/>
        <w:numId w:val="1"/>
      </w:numPr>
      <w:spacing w:before="240" w:after="60"/>
      <w:ind w:left="862" w:hanging="862"/>
      <w:outlineLvl w:val="3"/>
    </w:pPr>
    <w:rPr>
      <w:b/>
      <w:bCs/>
      <w:szCs w:val="28"/>
    </w:rPr>
  </w:style>
  <w:style w:type="paragraph" w:styleId="Ttulo5">
    <w:name w:val="heading 5"/>
    <w:basedOn w:val="Normal"/>
    <w:next w:val="Normal"/>
    <w:qFormat/>
    <w:rsid w:val="00CC7724"/>
    <w:pPr>
      <w:numPr>
        <w:ilvl w:val="4"/>
        <w:numId w:val="1"/>
      </w:numPr>
      <w:spacing w:before="240" w:after="60"/>
      <w:ind w:left="1009" w:hanging="1009"/>
      <w:outlineLvl w:val="4"/>
    </w:pPr>
    <w:rPr>
      <w:b/>
      <w:bCs/>
      <w:iCs/>
      <w:szCs w:val="26"/>
    </w:rPr>
  </w:style>
  <w:style w:type="paragraph" w:styleId="Ttulo6">
    <w:name w:val="heading 6"/>
    <w:basedOn w:val="Normal"/>
    <w:next w:val="Normal"/>
    <w:qFormat/>
    <w:rsid w:val="00CC7724"/>
    <w:pPr>
      <w:numPr>
        <w:ilvl w:val="5"/>
        <w:numId w:val="1"/>
      </w:numPr>
      <w:spacing w:before="240" w:after="60"/>
      <w:ind w:left="1151" w:hanging="1151"/>
      <w:outlineLvl w:val="5"/>
    </w:pPr>
    <w:rPr>
      <w:b/>
      <w:bCs/>
      <w:szCs w:val="22"/>
    </w:rPr>
  </w:style>
  <w:style w:type="paragraph" w:styleId="Ttulo7">
    <w:name w:val="heading 7"/>
    <w:basedOn w:val="Normal"/>
    <w:next w:val="Normal"/>
    <w:qFormat/>
    <w:rsid w:val="00CC7724"/>
    <w:pPr>
      <w:numPr>
        <w:ilvl w:val="6"/>
        <w:numId w:val="1"/>
      </w:numPr>
      <w:spacing w:before="240" w:after="60"/>
      <w:ind w:left="1298" w:hanging="1298"/>
      <w:outlineLvl w:val="6"/>
    </w:pPr>
    <w:rPr>
      <w:b/>
    </w:rPr>
  </w:style>
  <w:style w:type="paragraph" w:styleId="Ttulo8">
    <w:name w:val="heading 8"/>
    <w:basedOn w:val="Normal"/>
    <w:next w:val="Normal"/>
    <w:qFormat/>
    <w:rsid w:val="00CC7724"/>
    <w:pPr>
      <w:numPr>
        <w:ilvl w:val="7"/>
        <w:numId w:val="1"/>
      </w:numPr>
      <w:spacing w:before="240" w:after="60"/>
      <w:outlineLvl w:val="7"/>
    </w:pPr>
    <w:rPr>
      <w:b/>
      <w:iCs/>
    </w:rPr>
  </w:style>
  <w:style w:type="paragraph" w:styleId="Ttulo9">
    <w:name w:val="heading 9"/>
    <w:basedOn w:val="Normal"/>
    <w:next w:val="Normal"/>
    <w:qFormat/>
    <w:rsid w:val="00CC7724"/>
    <w:pPr>
      <w:numPr>
        <w:ilvl w:val="8"/>
        <w:numId w:val="1"/>
      </w:numPr>
      <w:spacing w:before="240" w:after="60"/>
      <w:ind w:left="1582" w:hanging="1582"/>
      <w:outlineLvl w:val="8"/>
    </w:pPr>
    <w:rPr>
      <w:rFonts w:cs="Arial"/>
      <w:b/>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5A7F67"/>
    <w:rPr>
      <w:rFonts w:ascii="Arial" w:hAnsi="Arial" w:cs="Arial"/>
      <w:b/>
      <w:bCs/>
      <w:caps/>
      <w:kern w:val="32"/>
      <w:sz w:val="24"/>
      <w:szCs w:val="32"/>
    </w:rPr>
  </w:style>
  <w:style w:type="paragraph" w:styleId="Sumrio1">
    <w:name w:val="toc 1"/>
    <w:basedOn w:val="Normal"/>
    <w:next w:val="Normal"/>
    <w:autoRedefine/>
    <w:uiPriority w:val="39"/>
    <w:rsid w:val="001318A7"/>
    <w:pPr>
      <w:tabs>
        <w:tab w:val="left" w:pos="480"/>
        <w:tab w:val="right" w:leader="dot" w:pos="9062"/>
      </w:tabs>
      <w:jc w:val="left"/>
    </w:pPr>
    <w:rPr>
      <w:rFonts w:ascii="Times New Roman" w:hAnsi="Times New Roman"/>
      <w:bCs/>
      <w:noProof/>
      <w:szCs w:val="20"/>
    </w:rPr>
  </w:style>
  <w:style w:type="paragraph" w:styleId="Sumrio2">
    <w:name w:val="toc 2"/>
    <w:basedOn w:val="Normal"/>
    <w:next w:val="Normal"/>
    <w:autoRedefine/>
    <w:uiPriority w:val="39"/>
    <w:rsid w:val="008C63B7"/>
    <w:pPr>
      <w:jc w:val="left"/>
    </w:pPr>
    <w:rPr>
      <w:rFonts w:cstheme="minorHAnsi"/>
      <w:iCs/>
      <w:szCs w:val="20"/>
    </w:rPr>
  </w:style>
  <w:style w:type="paragraph" w:styleId="Sumrio3">
    <w:name w:val="toc 3"/>
    <w:basedOn w:val="Normal"/>
    <w:next w:val="Normal"/>
    <w:autoRedefine/>
    <w:uiPriority w:val="39"/>
    <w:rsid w:val="008C63B7"/>
    <w:pPr>
      <w:jc w:val="left"/>
    </w:pPr>
    <w:rPr>
      <w:rFonts w:cstheme="minorHAnsi"/>
      <w:szCs w:val="20"/>
    </w:rPr>
  </w:style>
  <w:style w:type="paragraph" w:styleId="Sumrio4">
    <w:name w:val="toc 4"/>
    <w:basedOn w:val="Normal"/>
    <w:next w:val="Normal"/>
    <w:autoRedefine/>
    <w:semiHidden/>
    <w:rsid w:val="00F13668"/>
    <w:pPr>
      <w:jc w:val="left"/>
    </w:pPr>
    <w:rPr>
      <w:rFonts w:cstheme="minorHAnsi"/>
      <w:szCs w:val="20"/>
    </w:rPr>
  </w:style>
  <w:style w:type="paragraph" w:styleId="Sumrio5">
    <w:name w:val="toc 5"/>
    <w:basedOn w:val="Normal"/>
    <w:next w:val="Normal"/>
    <w:autoRedefine/>
    <w:semiHidden/>
    <w:rsid w:val="00F13668"/>
    <w:pPr>
      <w:jc w:val="left"/>
    </w:pPr>
    <w:rPr>
      <w:rFonts w:cstheme="minorHAnsi"/>
      <w:szCs w:val="20"/>
    </w:rPr>
  </w:style>
  <w:style w:type="paragraph" w:styleId="Sumrio6">
    <w:name w:val="toc 6"/>
    <w:basedOn w:val="Normal"/>
    <w:next w:val="Normal"/>
    <w:autoRedefine/>
    <w:semiHidden/>
    <w:rsid w:val="00F13668"/>
    <w:pPr>
      <w:jc w:val="left"/>
    </w:pPr>
    <w:rPr>
      <w:rFonts w:cstheme="minorHAnsi"/>
      <w:szCs w:val="20"/>
    </w:rPr>
  </w:style>
  <w:style w:type="paragraph" w:styleId="Sumrio7">
    <w:name w:val="toc 7"/>
    <w:basedOn w:val="Normal"/>
    <w:next w:val="Normal"/>
    <w:autoRedefine/>
    <w:semiHidden/>
    <w:rsid w:val="00F13668"/>
    <w:pPr>
      <w:jc w:val="left"/>
    </w:pPr>
    <w:rPr>
      <w:rFonts w:cstheme="minorHAnsi"/>
      <w:szCs w:val="20"/>
    </w:rPr>
  </w:style>
  <w:style w:type="paragraph" w:styleId="Sumrio8">
    <w:name w:val="toc 8"/>
    <w:basedOn w:val="Normal"/>
    <w:next w:val="Normal"/>
    <w:autoRedefine/>
    <w:semiHidden/>
    <w:rsid w:val="00F13668"/>
    <w:pPr>
      <w:jc w:val="left"/>
    </w:pPr>
    <w:rPr>
      <w:rFonts w:cstheme="minorHAnsi"/>
      <w:szCs w:val="20"/>
    </w:rPr>
  </w:style>
  <w:style w:type="paragraph" w:styleId="Sumrio9">
    <w:name w:val="toc 9"/>
    <w:basedOn w:val="Normal"/>
    <w:next w:val="Normal"/>
    <w:autoRedefine/>
    <w:semiHidden/>
    <w:rsid w:val="00F13668"/>
    <w:pPr>
      <w:jc w:val="left"/>
    </w:pPr>
    <w:rPr>
      <w:rFonts w:cstheme="minorHAnsi"/>
      <w:szCs w:val="20"/>
    </w:rPr>
  </w:style>
  <w:style w:type="character" w:styleId="Hyperlink">
    <w:name w:val="Hyperlink"/>
    <w:basedOn w:val="Fontepargpadro"/>
    <w:uiPriority w:val="99"/>
    <w:rsid w:val="00022785"/>
    <w:rPr>
      <w:color w:val="0000FF"/>
      <w:u w:val="single"/>
    </w:rPr>
  </w:style>
  <w:style w:type="paragraph" w:styleId="Cabealho">
    <w:name w:val="header"/>
    <w:basedOn w:val="Normal"/>
    <w:link w:val="CabealhoChar"/>
    <w:uiPriority w:val="99"/>
    <w:rsid w:val="00022785"/>
    <w:pPr>
      <w:tabs>
        <w:tab w:val="center" w:pos="4419"/>
        <w:tab w:val="right" w:pos="8838"/>
      </w:tabs>
    </w:pPr>
  </w:style>
  <w:style w:type="character" w:customStyle="1" w:styleId="CabealhoChar">
    <w:name w:val="Cabeçalho Char"/>
    <w:basedOn w:val="Fontepargpadro"/>
    <w:link w:val="Cabealho"/>
    <w:uiPriority w:val="99"/>
    <w:rsid w:val="00DE5FCA"/>
    <w:rPr>
      <w:rFonts w:ascii="Arial" w:hAnsi="Arial"/>
      <w:sz w:val="24"/>
      <w:szCs w:val="24"/>
    </w:rPr>
  </w:style>
  <w:style w:type="character" w:styleId="Nmerodepgina">
    <w:name w:val="page number"/>
    <w:basedOn w:val="Fontepargpadro"/>
    <w:semiHidden/>
    <w:rsid w:val="00022785"/>
  </w:style>
  <w:style w:type="paragraph" w:styleId="Rodap">
    <w:name w:val="footer"/>
    <w:basedOn w:val="Normal"/>
    <w:link w:val="RodapChar"/>
    <w:semiHidden/>
    <w:rsid w:val="00022785"/>
    <w:pPr>
      <w:tabs>
        <w:tab w:val="center" w:pos="4419"/>
        <w:tab w:val="right" w:pos="8838"/>
      </w:tabs>
    </w:pPr>
  </w:style>
  <w:style w:type="character" w:customStyle="1" w:styleId="RodapChar">
    <w:name w:val="Rodapé Char"/>
    <w:basedOn w:val="Fontepargpadro"/>
    <w:link w:val="Rodap"/>
    <w:semiHidden/>
    <w:rsid w:val="008569E1"/>
    <w:rPr>
      <w:rFonts w:ascii="Arial" w:hAnsi="Arial"/>
      <w:sz w:val="24"/>
      <w:szCs w:val="24"/>
    </w:rPr>
  </w:style>
  <w:style w:type="paragraph" w:styleId="Textoembloco">
    <w:name w:val="Block Text"/>
    <w:basedOn w:val="Normal"/>
    <w:semiHidden/>
    <w:rsid w:val="00022785"/>
    <w:pPr>
      <w:spacing w:line="240" w:lineRule="auto"/>
      <w:ind w:left="1134" w:right="942"/>
    </w:pPr>
    <w:rPr>
      <w:szCs w:val="20"/>
    </w:rPr>
  </w:style>
  <w:style w:type="paragraph" w:styleId="Textodenotaderodap">
    <w:name w:val="footnote text"/>
    <w:basedOn w:val="Normal"/>
    <w:semiHidden/>
    <w:rsid w:val="00022785"/>
    <w:pPr>
      <w:spacing w:line="240" w:lineRule="auto"/>
    </w:pPr>
    <w:rPr>
      <w:szCs w:val="20"/>
    </w:rPr>
  </w:style>
  <w:style w:type="character" w:styleId="Refdenotaderodap">
    <w:name w:val="footnote reference"/>
    <w:basedOn w:val="Fontepargpadro"/>
    <w:semiHidden/>
    <w:rsid w:val="00022785"/>
    <w:rPr>
      <w:vertAlign w:val="superscript"/>
    </w:rPr>
  </w:style>
  <w:style w:type="paragraph" w:styleId="Legenda">
    <w:name w:val="caption"/>
    <w:basedOn w:val="Normal"/>
    <w:next w:val="Normal"/>
    <w:link w:val="LegendaChar"/>
    <w:uiPriority w:val="35"/>
    <w:qFormat/>
    <w:rsid w:val="00022785"/>
    <w:pPr>
      <w:spacing w:before="120" w:line="240" w:lineRule="auto"/>
      <w:jc w:val="center"/>
    </w:pPr>
    <w:rPr>
      <w:szCs w:val="20"/>
    </w:rPr>
  </w:style>
  <w:style w:type="character" w:customStyle="1" w:styleId="LegendaChar">
    <w:name w:val="Legenda Char"/>
    <w:basedOn w:val="Fontepargpadro"/>
    <w:link w:val="Legenda"/>
    <w:uiPriority w:val="35"/>
    <w:rsid w:val="007B3611"/>
    <w:rPr>
      <w:rFonts w:ascii="Arial" w:hAnsi="Arial"/>
      <w:sz w:val="24"/>
    </w:rPr>
  </w:style>
  <w:style w:type="paragraph" w:styleId="Recuodecorpodetexto">
    <w:name w:val="Body Text Indent"/>
    <w:basedOn w:val="Normal"/>
    <w:semiHidden/>
    <w:rsid w:val="00022785"/>
    <w:pPr>
      <w:ind w:left="4488"/>
    </w:pPr>
  </w:style>
  <w:style w:type="paragraph" w:styleId="Corpodetexto">
    <w:name w:val="Body Text"/>
    <w:basedOn w:val="Normal"/>
    <w:semiHidden/>
    <w:rsid w:val="00022785"/>
  </w:style>
  <w:style w:type="paragraph" w:styleId="ndicedeilustraes">
    <w:name w:val="table of figures"/>
    <w:basedOn w:val="Normal"/>
    <w:next w:val="Normal"/>
    <w:semiHidden/>
    <w:rsid w:val="00022785"/>
    <w:pPr>
      <w:ind w:left="480" w:hanging="480"/>
    </w:pPr>
  </w:style>
  <w:style w:type="character" w:styleId="HiperlinkVisitado">
    <w:name w:val="FollowedHyperlink"/>
    <w:basedOn w:val="Fontepargpadro"/>
    <w:semiHidden/>
    <w:rsid w:val="00022785"/>
    <w:rPr>
      <w:color w:val="800080"/>
      <w:u w:val="single"/>
    </w:rPr>
  </w:style>
  <w:style w:type="paragraph" w:styleId="Recuodecorpodetexto2">
    <w:name w:val="Body Text Indent 2"/>
    <w:basedOn w:val="Normal"/>
    <w:semiHidden/>
    <w:rsid w:val="00022785"/>
    <w:pPr>
      <w:ind w:left="720"/>
    </w:pPr>
  </w:style>
  <w:style w:type="paragraph" w:styleId="Recuodecorpodetexto3">
    <w:name w:val="Body Text Indent 3"/>
    <w:basedOn w:val="Normal"/>
    <w:semiHidden/>
    <w:rsid w:val="00022785"/>
    <w:pPr>
      <w:ind w:left="708"/>
    </w:pPr>
  </w:style>
  <w:style w:type="paragraph" w:styleId="NormalWeb">
    <w:name w:val="Normal (Web)"/>
    <w:basedOn w:val="Normal"/>
    <w:uiPriority w:val="99"/>
    <w:semiHidden/>
    <w:rsid w:val="00022785"/>
    <w:pPr>
      <w:spacing w:before="100" w:beforeAutospacing="1" w:after="100" w:afterAutospacing="1" w:line="240" w:lineRule="auto"/>
      <w:jc w:val="left"/>
    </w:pPr>
  </w:style>
  <w:style w:type="paragraph" w:styleId="Corpodetexto2">
    <w:name w:val="Body Text 2"/>
    <w:basedOn w:val="Normal"/>
    <w:semiHidden/>
    <w:rsid w:val="00022785"/>
    <w:pPr>
      <w:jc w:val="left"/>
    </w:pPr>
    <w:rPr>
      <w:rFonts w:ascii="Courier New" w:hAnsi="Courier New" w:cs="Courier New"/>
      <w:szCs w:val="20"/>
    </w:rPr>
  </w:style>
  <w:style w:type="paragraph" w:styleId="Corpodetexto3">
    <w:name w:val="Body Text 3"/>
    <w:basedOn w:val="Normal"/>
    <w:semiHidden/>
    <w:rsid w:val="00022785"/>
    <w:pPr>
      <w:spacing w:line="240" w:lineRule="auto"/>
      <w:jc w:val="left"/>
    </w:pPr>
  </w:style>
  <w:style w:type="paragraph" w:customStyle="1" w:styleId="citaolonga">
    <w:name w:val="citação longa"/>
    <w:basedOn w:val="Normal"/>
    <w:rsid w:val="00022785"/>
    <w:pPr>
      <w:spacing w:after="240" w:line="240" w:lineRule="auto"/>
      <w:ind w:left="2268"/>
    </w:pPr>
  </w:style>
  <w:style w:type="paragraph" w:styleId="CabealhodoSumrio">
    <w:name w:val="TOC Heading"/>
    <w:basedOn w:val="Ttulo1"/>
    <w:next w:val="Normal"/>
    <w:uiPriority w:val="39"/>
    <w:unhideWhenUsed/>
    <w:qFormat/>
    <w:rsid w:val="000078AF"/>
    <w:pPr>
      <w:keepLines/>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rPr>
  </w:style>
  <w:style w:type="paragraph" w:styleId="PargrafodaLista">
    <w:name w:val="List Paragraph"/>
    <w:basedOn w:val="Normal"/>
    <w:uiPriority w:val="34"/>
    <w:qFormat/>
    <w:rsid w:val="00907087"/>
    <w:pPr>
      <w:ind w:left="720"/>
      <w:contextualSpacing/>
    </w:pPr>
  </w:style>
  <w:style w:type="table" w:styleId="Tabelacomgrade">
    <w:name w:val="Table Grid"/>
    <w:basedOn w:val="Tabelanormal"/>
    <w:uiPriority w:val="59"/>
    <w:rsid w:val="00D162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8310AB"/>
    <w:rPr>
      <w:sz w:val="16"/>
      <w:szCs w:val="16"/>
    </w:rPr>
  </w:style>
  <w:style w:type="paragraph" w:styleId="Textodecomentrio">
    <w:name w:val="annotation text"/>
    <w:basedOn w:val="Normal"/>
    <w:link w:val="TextodecomentrioChar"/>
    <w:uiPriority w:val="99"/>
    <w:unhideWhenUsed/>
    <w:rsid w:val="008310AB"/>
    <w:pPr>
      <w:spacing w:line="240" w:lineRule="auto"/>
    </w:pPr>
    <w:rPr>
      <w:sz w:val="20"/>
      <w:szCs w:val="20"/>
    </w:rPr>
  </w:style>
  <w:style w:type="character" w:customStyle="1" w:styleId="TextodecomentrioChar">
    <w:name w:val="Texto de comentário Char"/>
    <w:basedOn w:val="Fontepargpadro"/>
    <w:link w:val="Textodecomentrio"/>
    <w:uiPriority w:val="99"/>
    <w:rsid w:val="008310AB"/>
    <w:rPr>
      <w:rFonts w:ascii="Arial" w:hAnsi="Arial"/>
    </w:rPr>
  </w:style>
  <w:style w:type="paragraph" w:styleId="Assuntodocomentrio">
    <w:name w:val="annotation subject"/>
    <w:basedOn w:val="Textodecomentrio"/>
    <w:next w:val="Textodecomentrio"/>
    <w:link w:val="AssuntodocomentrioChar"/>
    <w:uiPriority w:val="99"/>
    <w:semiHidden/>
    <w:unhideWhenUsed/>
    <w:rsid w:val="008310AB"/>
    <w:rPr>
      <w:b/>
      <w:bCs/>
    </w:rPr>
  </w:style>
  <w:style w:type="character" w:customStyle="1" w:styleId="AssuntodocomentrioChar">
    <w:name w:val="Assunto do comentário Char"/>
    <w:basedOn w:val="TextodecomentrioChar"/>
    <w:link w:val="Assuntodocomentrio"/>
    <w:uiPriority w:val="99"/>
    <w:semiHidden/>
    <w:rsid w:val="008310AB"/>
    <w:rPr>
      <w:rFonts w:ascii="Arial" w:hAnsi="Arial"/>
      <w:b/>
      <w:bCs/>
    </w:rPr>
  </w:style>
  <w:style w:type="paragraph" w:styleId="Textodebalo">
    <w:name w:val="Balloon Text"/>
    <w:basedOn w:val="Normal"/>
    <w:link w:val="TextodebaloChar"/>
    <w:uiPriority w:val="99"/>
    <w:semiHidden/>
    <w:unhideWhenUsed/>
    <w:rsid w:val="008310A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310AB"/>
    <w:rPr>
      <w:rFonts w:ascii="Segoe UI" w:hAnsi="Segoe UI" w:cs="Segoe UI"/>
      <w:sz w:val="18"/>
      <w:szCs w:val="18"/>
    </w:rPr>
  </w:style>
  <w:style w:type="character" w:customStyle="1" w:styleId="Meno1">
    <w:name w:val="Menção1"/>
    <w:basedOn w:val="Fontepargpadro"/>
    <w:uiPriority w:val="99"/>
    <w:semiHidden/>
    <w:unhideWhenUsed/>
    <w:rsid w:val="00266D8C"/>
    <w:rPr>
      <w:color w:val="2B579A"/>
      <w:shd w:val="clear" w:color="auto" w:fill="E6E6E6"/>
    </w:rPr>
  </w:style>
  <w:style w:type="paragraph" w:customStyle="1" w:styleId="EstiloResumo-Texto">
    <w:name w:val="Estilo_Resumo-Texto"/>
    <w:basedOn w:val="Normal"/>
    <w:rsid w:val="00B96FE0"/>
    <w:pPr>
      <w:spacing w:line="240" w:lineRule="auto"/>
    </w:pPr>
    <w:rPr>
      <w:rFonts w:ascii="Times New Roman" w:hAnsi="Times New Roman"/>
    </w:rPr>
  </w:style>
  <w:style w:type="paragraph" w:customStyle="1" w:styleId="EstiloTexto">
    <w:name w:val="Estilo_Texto"/>
    <w:basedOn w:val="Normal"/>
    <w:rsid w:val="00762EEB"/>
    <w:pPr>
      <w:ind w:firstLine="709"/>
    </w:pPr>
    <w:rPr>
      <w:rFonts w:ascii="Times New Roman" w:hAnsi="Times New Roman"/>
    </w:rPr>
  </w:style>
  <w:style w:type="paragraph" w:customStyle="1" w:styleId="EstiloAlnea">
    <w:name w:val="Estilo_Alínea"/>
    <w:basedOn w:val="EstiloTexto"/>
    <w:rsid w:val="00762EEB"/>
    <w:pPr>
      <w:numPr>
        <w:numId w:val="9"/>
      </w:numPr>
    </w:pPr>
  </w:style>
  <w:style w:type="character" w:styleId="Forte">
    <w:name w:val="Strong"/>
    <w:basedOn w:val="Fontepargpadro"/>
    <w:uiPriority w:val="22"/>
    <w:qFormat/>
    <w:rsid w:val="00651A7A"/>
    <w:rPr>
      <w:b/>
      <w:bCs/>
    </w:rPr>
  </w:style>
  <w:style w:type="character" w:customStyle="1" w:styleId="apple-converted-space">
    <w:name w:val="apple-converted-space"/>
    <w:basedOn w:val="Fontepargpadro"/>
    <w:rsid w:val="009D1818"/>
  </w:style>
  <w:style w:type="paragraph" w:customStyle="1" w:styleId="Texto">
    <w:name w:val="Texto"/>
    <w:basedOn w:val="Normal"/>
    <w:link w:val="TextoChar"/>
    <w:qFormat/>
    <w:rsid w:val="003878E6"/>
    <w:pPr>
      <w:spacing w:after="120"/>
      <w:ind w:firstLine="709"/>
    </w:pPr>
    <w:rPr>
      <w:rFonts w:ascii="Times New Roman" w:hAnsi="Times New Roman" w:cs="Arial"/>
    </w:rPr>
  </w:style>
  <w:style w:type="character" w:customStyle="1" w:styleId="TextoChar">
    <w:name w:val="Texto Char"/>
    <w:basedOn w:val="Fontepargpadro"/>
    <w:link w:val="Texto"/>
    <w:rsid w:val="003878E6"/>
    <w:rPr>
      <w:rFonts w:cs="Arial"/>
      <w:sz w:val="24"/>
      <w:szCs w:val="24"/>
    </w:rPr>
  </w:style>
  <w:style w:type="paragraph" w:customStyle="1" w:styleId="Referncias">
    <w:name w:val="Referências"/>
    <w:basedOn w:val="Normal"/>
    <w:qFormat/>
    <w:rsid w:val="003878E6"/>
    <w:pPr>
      <w:widowControl w:val="0"/>
      <w:spacing w:after="240" w:line="240" w:lineRule="auto"/>
    </w:pPr>
    <w:rPr>
      <w:rFonts w:ascii="Times New Roman" w:hAnsi="Times New Roman" w:cs="Arial"/>
    </w:rPr>
  </w:style>
  <w:style w:type="paragraph" w:customStyle="1" w:styleId="Default">
    <w:name w:val="Default"/>
    <w:rsid w:val="00C45A2A"/>
    <w:pPr>
      <w:autoSpaceDE w:val="0"/>
      <w:autoSpaceDN w:val="0"/>
      <w:adjustRightInd w:val="0"/>
    </w:pPr>
    <w:rPr>
      <w:rFonts w:ascii="Arial" w:eastAsiaTheme="minorHAnsi" w:hAnsi="Arial" w:cs="Arial"/>
      <w:color w:val="000000"/>
      <w:sz w:val="24"/>
      <w:szCs w:val="24"/>
      <w:lang w:eastAsia="en-US"/>
    </w:rPr>
  </w:style>
  <w:style w:type="character" w:customStyle="1" w:styleId="latin12compacttimestamp-38a8ou">
    <w:name w:val="latin12compacttimestamp-38a8ou"/>
    <w:basedOn w:val="Fontepargpadro"/>
    <w:rsid w:val="004C5C4F"/>
  </w:style>
  <w:style w:type="character" w:customStyle="1" w:styleId="MenoPendente1">
    <w:name w:val="Menção Pendente1"/>
    <w:basedOn w:val="Fontepargpadro"/>
    <w:uiPriority w:val="99"/>
    <w:semiHidden/>
    <w:unhideWhenUsed/>
    <w:rsid w:val="004C5C4F"/>
    <w:rPr>
      <w:color w:val="605E5C"/>
      <w:shd w:val="clear" w:color="auto" w:fill="E1DFDD"/>
    </w:rPr>
  </w:style>
  <w:style w:type="paragraph" w:styleId="Pr-formataoHTML">
    <w:name w:val="HTML Preformatted"/>
    <w:basedOn w:val="Normal"/>
    <w:link w:val="Pr-formataoHTMLChar"/>
    <w:uiPriority w:val="99"/>
    <w:semiHidden/>
    <w:unhideWhenUsed/>
    <w:rsid w:val="00815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15294"/>
    <w:rPr>
      <w:rFonts w:ascii="Courier New" w:hAnsi="Courier New" w:cs="Courier New"/>
    </w:rPr>
  </w:style>
  <w:style w:type="paragraph" w:styleId="SemEspaamento">
    <w:name w:val="No Spacing"/>
    <w:uiPriority w:val="1"/>
    <w:qFormat/>
    <w:rsid w:val="00CF4C2D"/>
    <w:rPr>
      <w:rFonts w:asciiTheme="minorHAnsi" w:eastAsiaTheme="minorEastAsia" w:hAnsiTheme="minorHAnsi" w:cstheme="minorBidi"/>
      <w:sz w:val="22"/>
      <w:szCs w:val="22"/>
      <w:lang w:eastAsia="ja-JP"/>
    </w:rPr>
  </w:style>
  <w:style w:type="character" w:customStyle="1" w:styleId="pl-c">
    <w:name w:val="pl-c"/>
    <w:basedOn w:val="Fontepargpadro"/>
    <w:rsid w:val="00B55982"/>
  </w:style>
  <w:style w:type="character" w:customStyle="1" w:styleId="pl-k">
    <w:name w:val="pl-k"/>
    <w:basedOn w:val="Fontepargpadro"/>
    <w:rsid w:val="00B55982"/>
  </w:style>
  <w:style w:type="character" w:customStyle="1" w:styleId="pl-s1">
    <w:name w:val="pl-s1"/>
    <w:basedOn w:val="Fontepargpadro"/>
    <w:rsid w:val="00B55982"/>
  </w:style>
  <w:style w:type="character" w:customStyle="1" w:styleId="pl-c1">
    <w:name w:val="pl-c1"/>
    <w:basedOn w:val="Fontepargpadro"/>
    <w:rsid w:val="00B55982"/>
  </w:style>
  <w:style w:type="character" w:customStyle="1" w:styleId="pl-v">
    <w:name w:val="pl-v"/>
    <w:basedOn w:val="Fontepargpadro"/>
    <w:rsid w:val="00B55982"/>
  </w:style>
  <w:style w:type="character" w:customStyle="1" w:styleId="pl-en">
    <w:name w:val="pl-en"/>
    <w:basedOn w:val="Fontepargpadro"/>
    <w:rsid w:val="00B55982"/>
  </w:style>
  <w:style w:type="character" w:customStyle="1" w:styleId="pl-s">
    <w:name w:val="pl-s"/>
    <w:basedOn w:val="Fontepargpadro"/>
    <w:rsid w:val="00B55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1584">
      <w:bodyDiv w:val="1"/>
      <w:marLeft w:val="0"/>
      <w:marRight w:val="0"/>
      <w:marTop w:val="0"/>
      <w:marBottom w:val="0"/>
      <w:divBdr>
        <w:top w:val="none" w:sz="0" w:space="0" w:color="auto"/>
        <w:left w:val="none" w:sz="0" w:space="0" w:color="auto"/>
        <w:bottom w:val="none" w:sz="0" w:space="0" w:color="auto"/>
        <w:right w:val="none" w:sz="0" w:space="0" w:color="auto"/>
      </w:divBdr>
    </w:div>
    <w:div w:id="130028368">
      <w:bodyDiv w:val="1"/>
      <w:marLeft w:val="0"/>
      <w:marRight w:val="0"/>
      <w:marTop w:val="0"/>
      <w:marBottom w:val="0"/>
      <w:divBdr>
        <w:top w:val="none" w:sz="0" w:space="0" w:color="auto"/>
        <w:left w:val="none" w:sz="0" w:space="0" w:color="auto"/>
        <w:bottom w:val="none" w:sz="0" w:space="0" w:color="auto"/>
        <w:right w:val="none" w:sz="0" w:space="0" w:color="auto"/>
      </w:divBdr>
    </w:div>
    <w:div w:id="189341720">
      <w:bodyDiv w:val="1"/>
      <w:marLeft w:val="0"/>
      <w:marRight w:val="0"/>
      <w:marTop w:val="0"/>
      <w:marBottom w:val="0"/>
      <w:divBdr>
        <w:top w:val="none" w:sz="0" w:space="0" w:color="auto"/>
        <w:left w:val="none" w:sz="0" w:space="0" w:color="auto"/>
        <w:bottom w:val="none" w:sz="0" w:space="0" w:color="auto"/>
        <w:right w:val="none" w:sz="0" w:space="0" w:color="auto"/>
      </w:divBdr>
    </w:div>
    <w:div w:id="526143936">
      <w:bodyDiv w:val="1"/>
      <w:marLeft w:val="0"/>
      <w:marRight w:val="0"/>
      <w:marTop w:val="0"/>
      <w:marBottom w:val="0"/>
      <w:divBdr>
        <w:top w:val="none" w:sz="0" w:space="0" w:color="auto"/>
        <w:left w:val="none" w:sz="0" w:space="0" w:color="auto"/>
        <w:bottom w:val="none" w:sz="0" w:space="0" w:color="auto"/>
        <w:right w:val="none" w:sz="0" w:space="0" w:color="auto"/>
      </w:divBdr>
    </w:div>
    <w:div w:id="600067136">
      <w:bodyDiv w:val="1"/>
      <w:marLeft w:val="0"/>
      <w:marRight w:val="0"/>
      <w:marTop w:val="0"/>
      <w:marBottom w:val="0"/>
      <w:divBdr>
        <w:top w:val="none" w:sz="0" w:space="0" w:color="auto"/>
        <w:left w:val="none" w:sz="0" w:space="0" w:color="auto"/>
        <w:bottom w:val="none" w:sz="0" w:space="0" w:color="auto"/>
        <w:right w:val="none" w:sz="0" w:space="0" w:color="auto"/>
      </w:divBdr>
    </w:div>
    <w:div w:id="751970748">
      <w:bodyDiv w:val="1"/>
      <w:marLeft w:val="0"/>
      <w:marRight w:val="0"/>
      <w:marTop w:val="0"/>
      <w:marBottom w:val="0"/>
      <w:divBdr>
        <w:top w:val="none" w:sz="0" w:space="0" w:color="auto"/>
        <w:left w:val="none" w:sz="0" w:space="0" w:color="auto"/>
        <w:bottom w:val="none" w:sz="0" w:space="0" w:color="auto"/>
        <w:right w:val="none" w:sz="0" w:space="0" w:color="auto"/>
      </w:divBdr>
    </w:div>
    <w:div w:id="773860739">
      <w:bodyDiv w:val="1"/>
      <w:marLeft w:val="0"/>
      <w:marRight w:val="0"/>
      <w:marTop w:val="0"/>
      <w:marBottom w:val="0"/>
      <w:divBdr>
        <w:top w:val="none" w:sz="0" w:space="0" w:color="auto"/>
        <w:left w:val="none" w:sz="0" w:space="0" w:color="auto"/>
        <w:bottom w:val="none" w:sz="0" w:space="0" w:color="auto"/>
        <w:right w:val="none" w:sz="0" w:space="0" w:color="auto"/>
      </w:divBdr>
    </w:div>
    <w:div w:id="878976077">
      <w:bodyDiv w:val="1"/>
      <w:marLeft w:val="0"/>
      <w:marRight w:val="0"/>
      <w:marTop w:val="0"/>
      <w:marBottom w:val="0"/>
      <w:divBdr>
        <w:top w:val="none" w:sz="0" w:space="0" w:color="auto"/>
        <w:left w:val="none" w:sz="0" w:space="0" w:color="auto"/>
        <w:bottom w:val="none" w:sz="0" w:space="0" w:color="auto"/>
        <w:right w:val="none" w:sz="0" w:space="0" w:color="auto"/>
      </w:divBdr>
    </w:div>
    <w:div w:id="879050448">
      <w:bodyDiv w:val="1"/>
      <w:marLeft w:val="0"/>
      <w:marRight w:val="0"/>
      <w:marTop w:val="0"/>
      <w:marBottom w:val="0"/>
      <w:divBdr>
        <w:top w:val="none" w:sz="0" w:space="0" w:color="auto"/>
        <w:left w:val="none" w:sz="0" w:space="0" w:color="auto"/>
        <w:bottom w:val="none" w:sz="0" w:space="0" w:color="auto"/>
        <w:right w:val="none" w:sz="0" w:space="0" w:color="auto"/>
      </w:divBdr>
    </w:div>
    <w:div w:id="901527228">
      <w:bodyDiv w:val="1"/>
      <w:marLeft w:val="0"/>
      <w:marRight w:val="0"/>
      <w:marTop w:val="0"/>
      <w:marBottom w:val="0"/>
      <w:divBdr>
        <w:top w:val="none" w:sz="0" w:space="0" w:color="auto"/>
        <w:left w:val="none" w:sz="0" w:space="0" w:color="auto"/>
        <w:bottom w:val="none" w:sz="0" w:space="0" w:color="auto"/>
        <w:right w:val="none" w:sz="0" w:space="0" w:color="auto"/>
      </w:divBdr>
    </w:div>
    <w:div w:id="909584471">
      <w:bodyDiv w:val="1"/>
      <w:marLeft w:val="0"/>
      <w:marRight w:val="0"/>
      <w:marTop w:val="0"/>
      <w:marBottom w:val="0"/>
      <w:divBdr>
        <w:top w:val="none" w:sz="0" w:space="0" w:color="auto"/>
        <w:left w:val="none" w:sz="0" w:space="0" w:color="auto"/>
        <w:bottom w:val="none" w:sz="0" w:space="0" w:color="auto"/>
        <w:right w:val="none" w:sz="0" w:space="0" w:color="auto"/>
      </w:divBdr>
    </w:div>
    <w:div w:id="938217166">
      <w:bodyDiv w:val="1"/>
      <w:marLeft w:val="0"/>
      <w:marRight w:val="0"/>
      <w:marTop w:val="0"/>
      <w:marBottom w:val="0"/>
      <w:divBdr>
        <w:top w:val="none" w:sz="0" w:space="0" w:color="auto"/>
        <w:left w:val="none" w:sz="0" w:space="0" w:color="auto"/>
        <w:bottom w:val="none" w:sz="0" w:space="0" w:color="auto"/>
        <w:right w:val="none" w:sz="0" w:space="0" w:color="auto"/>
      </w:divBdr>
    </w:div>
    <w:div w:id="1090465761">
      <w:bodyDiv w:val="1"/>
      <w:marLeft w:val="0"/>
      <w:marRight w:val="0"/>
      <w:marTop w:val="0"/>
      <w:marBottom w:val="0"/>
      <w:divBdr>
        <w:top w:val="none" w:sz="0" w:space="0" w:color="auto"/>
        <w:left w:val="none" w:sz="0" w:space="0" w:color="auto"/>
        <w:bottom w:val="none" w:sz="0" w:space="0" w:color="auto"/>
        <w:right w:val="none" w:sz="0" w:space="0" w:color="auto"/>
      </w:divBdr>
      <w:divsChild>
        <w:div w:id="175510251">
          <w:marLeft w:val="0"/>
          <w:marRight w:val="0"/>
          <w:marTop w:val="0"/>
          <w:marBottom w:val="0"/>
          <w:divBdr>
            <w:top w:val="none" w:sz="0" w:space="0" w:color="auto"/>
            <w:left w:val="none" w:sz="0" w:space="0" w:color="auto"/>
            <w:bottom w:val="none" w:sz="0" w:space="0" w:color="auto"/>
            <w:right w:val="none" w:sz="0" w:space="0" w:color="auto"/>
          </w:divBdr>
          <w:divsChild>
            <w:div w:id="1275477067">
              <w:marLeft w:val="0"/>
              <w:marRight w:val="0"/>
              <w:marTop w:val="0"/>
              <w:marBottom w:val="0"/>
              <w:divBdr>
                <w:top w:val="none" w:sz="0" w:space="0" w:color="auto"/>
                <w:left w:val="none" w:sz="0" w:space="0" w:color="auto"/>
                <w:bottom w:val="none" w:sz="0" w:space="0" w:color="auto"/>
                <w:right w:val="none" w:sz="0" w:space="0" w:color="auto"/>
              </w:divBdr>
              <w:divsChild>
                <w:div w:id="952323376">
                  <w:marLeft w:val="-1080"/>
                  <w:marRight w:val="0"/>
                  <w:marTop w:val="0"/>
                  <w:marBottom w:val="0"/>
                  <w:divBdr>
                    <w:top w:val="none" w:sz="0" w:space="0" w:color="auto"/>
                    <w:left w:val="none" w:sz="0" w:space="0" w:color="auto"/>
                    <w:bottom w:val="none" w:sz="0" w:space="0" w:color="auto"/>
                    <w:right w:val="none" w:sz="0" w:space="0" w:color="auto"/>
                  </w:divBdr>
                </w:div>
              </w:divsChild>
            </w:div>
            <w:div w:id="1203053727">
              <w:marLeft w:val="0"/>
              <w:marRight w:val="0"/>
              <w:marTop w:val="0"/>
              <w:marBottom w:val="0"/>
              <w:divBdr>
                <w:top w:val="none" w:sz="0" w:space="0" w:color="auto"/>
                <w:left w:val="none" w:sz="0" w:space="0" w:color="auto"/>
                <w:bottom w:val="none" w:sz="0" w:space="0" w:color="auto"/>
                <w:right w:val="none" w:sz="0" w:space="0" w:color="auto"/>
              </w:divBdr>
              <w:divsChild>
                <w:div w:id="623662028">
                  <w:marLeft w:val="0"/>
                  <w:marRight w:val="0"/>
                  <w:marTop w:val="0"/>
                  <w:marBottom w:val="0"/>
                  <w:divBdr>
                    <w:top w:val="none" w:sz="0" w:space="0" w:color="auto"/>
                    <w:left w:val="none" w:sz="0" w:space="0" w:color="auto"/>
                    <w:bottom w:val="none" w:sz="0" w:space="0" w:color="auto"/>
                    <w:right w:val="none" w:sz="0" w:space="0" w:color="auto"/>
                  </w:divBdr>
                  <w:divsChild>
                    <w:div w:id="1326013484">
                      <w:marLeft w:val="0"/>
                      <w:marRight w:val="0"/>
                      <w:marTop w:val="0"/>
                      <w:marBottom w:val="0"/>
                      <w:divBdr>
                        <w:top w:val="none" w:sz="0" w:space="0" w:color="auto"/>
                        <w:left w:val="none" w:sz="0" w:space="0" w:color="auto"/>
                        <w:bottom w:val="none" w:sz="0" w:space="0" w:color="auto"/>
                        <w:right w:val="none" w:sz="0" w:space="0" w:color="auto"/>
                      </w:divBdr>
                      <w:divsChild>
                        <w:div w:id="367726838">
                          <w:marLeft w:val="0"/>
                          <w:marRight w:val="0"/>
                          <w:marTop w:val="0"/>
                          <w:marBottom w:val="0"/>
                          <w:divBdr>
                            <w:top w:val="none" w:sz="0" w:space="0" w:color="auto"/>
                            <w:left w:val="none" w:sz="0" w:space="0" w:color="auto"/>
                            <w:bottom w:val="none" w:sz="0" w:space="0" w:color="auto"/>
                            <w:right w:val="none" w:sz="0" w:space="0" w:color="auto"/>
                          </w:divBdr>
                        </w:div>
                        <w:div w:id="843399878">
                          <w:marLeft w:val="0"/>
                          <w:marRight w:val="0"/>
                          <w:marTop w:val="0"/>
                          <w:marBottom w:val="0"/>
                          <w:divBdr>
                            <w:top w:val="none" w:sz="0" w:space="0" w:color="auto"/>
                            <w:left w:val="none" w:sz="0" w:space="0" w:color="auto"/>
                            <w:bottom w:val="none" w:sz="0" w:space="0" w:color="auto"/>
                            <w:right w:val="none" w:sz="0" w:space="0" w:color="auto"/>
                          </w:divBdr>
                        </w:div>
                        <w:div w:id="9403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132567">
          <w:marLeft w:val="0"/>
          <w:marRight w:val="0"/>
          <w:marTop w:val="0"/>
          <w:marBottom w:val="0"/>
          <w:divBdr>
            <w:top w:val="none" w:sz="0" w:space="0" w:color="auto"/>
            <w:left w:val="none" w:sz="0" w:space="0" w:color="auto"/>
            <w:bottom w:val="none" w:sz="0" w:space="0" w:color="auto"/>
            <w:right w:val="none" w:sz="0" w:space="0" w:color="auto"/>
          </w:divBdr>
          <w:divsChild>
            <w:div w:id="235744273">
              <w:marLeft w:val="0"/>
              <w:marRight w:val="0"/>
              <w:marTop w:val="0"/>
              <w:marBottom w:val="0"/>
              <w:divBdr>
                <w:top w:val="none" w:sz="0" w:space="0" w:color="auto"/>
                <w:left w:val="none" w:sz="0" w:space="0" w:color="auto"/>
                <w:bottom w:val="none" w:sz="0" w:space="0" w:color="auto"/>
                <w:right w:val="none" w:sz="0" w:space="0" w:color="auto"/>
              </w:divBdr>
              <w:divsChild>
                <w:div w:id="12992175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651551">
      <w:bodyDiv w:val="1"/>
      <w:marLeft w:val="0"/>
      <w:marRight w:val="0"/>
      <w:marTop w:val="0"/>
      <w:marBottom w:val="0"/>
      <w:divBdr>
        <w:top w:val="none" w:sz="0" w:space="0" w:color="auto"/>
        <w:left w:val="none" w:sz="0" w:space="0" w:color="auto"/>
        <w:bottom w:val="none" w:sz="0" w:space="0" w:color="auto"/>
        <w:right w:val="none" w:sz="0" w:space="0" w:color="auto"/>
      </w:divBdr>
    </w:div>
    <w:div w:id="1310744064">
      <w:bodyDiv w:val="1"/>
      <w:marLeft w:val="0"/>
      <w:marRight w:val="0"/>
      <w:marTop w:val="0"/>
      <w:marBottom w:val="0"/>
      <w:divBdr>
        <w:top w:val="none" w:sz="0" w:space="0" w:color="auto"/>
        <w:left w:val="none" w:sz="0" w:space="0" w:color="auto"/>
        <w:bottom w:val="none" w:sz="0" w:space="0" w:color="auto"/>
        <w:right w:val="none" w:sz="0" w:space="0" w:color="auto"/>
      </w:divBdr>
    </w:div>
    <w:div w:id="1377269900">
      <w:bodyDiv w:val="1"/>
      <w:marLeft w:val="0"/>
      <w:marRight w:val="0"/>
      <w:marTop w:val="0"/>
      <w:marBottom w:val="0"/>
      <w:divBdr>
        <w:top w:val="none" w:sz="0" w:space="0" w:color="auto"/>
        <w:left w:val="none" w:sz="0" w:space="0" w:color="auto"/>
        <w:bottom w:val="none" w:sz="0" w:space="0" w:color="auto"/>
        <w:right w:val="none" w:sz="0" w:space="0" w:color="auto"/>
      </w:divBdr>
    </w:div>
    <w:div w:id="1488477111">
      <w:bodyDiv w:val="1"/>
      <w:marLeft w:val="0"/>
      <w:marRight w:val="0"/>
      <w:marTop w:val="0"/>
      <w:marBottom w:val="0"/>
      <w:divBdr>
        <w:top w:val="none" w:sz="0" w:space="0" w:color="auto"/>
        <w:left w:val="none" w:sz="0" w:space="0" w:color="auto"/>
        <w:bottom w:val="none" w:sz="0" w:space="0" w:color="auto"/>
        <w:right w:val="none" w:sz="0" w:space="0" w:color="auto"/>
      </w:divBdr>
    </w:div>
    <w:div w:id="1540698543">
      <w:bodyDiv w:val="1"/>
      <w:marLeft w:val="0"/>
      <w:marRight w:val="0"/>
      <w:marTop w:val="0"/>
      <w:marBottom w:val="0"/>
      <w:divBdr>
        <w:top w:val="none" w:sz="0" w:space="0" w:color="auto"/>
        <w:left w:val="none" w:sz="0" w:space="0" w:color="auto"/>
        <w:bottom w:val="none" w:sz="0" w:space="0" w:color="auto"/>
        <w:right w:val="none" w:sz="0" w:space="0" w:color="auto"/>
      </w:divBdr>
      <w:divsChild>
        <w:div w:id="1788235350">
          <w:marLeft w:val="144"/>
          <w:marRight w:val="0"/>
          <w:marTop w:val="240"/>
          <w:marBottom w:val="40"/>
          <w:divBdr>
            <w:top w:val="none" w:sz="0" w:space="0" w:color="auto"/>
            <w:left w:val="none" w:sz="0" w:space="0" w:color="auto"/>
            <w:bottom w:val="none" w:sz="0" w:space="0" w:color="auto"/>
            <w:right w:val="none" w:sz="0" w:space="0" w:color="auto"/>
          </w:divBdr>
        </w:div>
        <w:div w:id="1036465181">
          <w:marLeft w:val="144"/>
          <w:marRight w:val="0"/>
          <w:marTop w:val="240"/>
          <w:marBottom w:val="40"/>
          <w:divBdr>
            <w:top w:val="none" w:sz="0" w:space="0" w:color="auto"/>
            <w:left w:val="none" w:sz="0" w:space="0" w:color="auto"/>
            <w:bottom w:val="none" w:sz="0" w:space="0" w:color="auto"/>
            <w:right w:val="none" w:sz="0" w:space="0" w:color="auto"/>
          </w:divBdr>
        </w:div>
      </w:divsChild>
    </w:div>
    <w:div w:id="1630696750">
      <w:bodyDiv w:val="1"/>
      <w:marLeft w:val="0"/>
      <w:marRight w:val="0"/>
      <w:marTop w:val="0"/>
      <w:marBottom w:val="0"/>
      <w:divBdr>
        <w:top w:val="none" w:sz="0" w:space="0" w:color="auto"/>
        <w:left w:val="none" w:sz="0" w:space="0" w:color="auto"/>
        <w:bottom w:val="none" w:sz="0" w:space="0" w:color="auto"/>
        <w:right w:val="none" w:sz="0" w:space="0" w:color="auto"/>
      </w:divBdr>
    </w:div>
    <w:div w:id="1710572873">
      <w:bodyDiv w:val="1"/>
      <w:marLeft w:val="0"/>
      <w:marRight w:val="0"/>
      <w:marTop w:val="0"/>
      <w:marBottom w:val="0"/>
      <w:divBdr>
        <w:top w:val="none" w:sz="0" w:space="0" w:color="auto"/>
        <w:left w:val="none" w:sz="0" w:space="0" w:color="auto"/>
        <w:bottom w:val="none" w:sz="0" w:space="0" w:color="auto"/>
        <w:right w:val="none" w:sz="0" w:space="0" w:color="auto"/>
      </w:divBdr>
    </w:div>
    <w:div w:id="1726833750">
      <w:bodyDiv w:val="1"/>
      <w:marLeft w:val="0"/>
      <w:marRight w:val="0"/>
      <w:marTop w:val="0"/>
      <w:marBottom w:val="0"/>
      <w:divBdr>
        <w:top w:val="none" w:sz="0" w:space="0" w:color="auto"/>
        <w:left w:val="none" w:sz="0" w:space="0" w:color="auto"/>
        <w:bottom w:val="none" w:sz="0" w:space="0" w:color="auto"/>
        <w:right w:val="none" w:sz="0" w:space="0" w:color="auto"/>
      </w:divBdr>
      <w:divsChild>
        <w:div w:id="1921937557">
          <w:marLeft w:val="0"/>
          <w:marRight w:val="0"/>
          <w:marTop w:val="0"/>
          <w:marBottom w:val="0"/>
          <w:divBdr>
            <w:top w:val="none" w:sz="0" w:space="0" w:color="auto"/>
            <w:left w:val="none" w:sz="0" w:space="0" w:color="auto"/>
            <w:bottom w:val="none" w:sz="0" w:space="0" w:color="auto"/>
            <w:right w:val="none" w:sz="0" w:space="0" w:color="auto"/>
          </w:divBdr>
          <w:divsChild>
            <w:div w:id="1266186738">
              <w:marLeft w:val="0"/>
              <w:marRight w:val="0"/>
              <w:marTop w:val="0"/>
              <w:marBottom w:val="0"/>
              <w:divBdr>
                <w:top w:val="none" w:sz="0" w:space="0" w:color="auto"/>
                <w:left w:val="none" w:sz="0" w:space="0" w:color="auto"/>
                <w:bottom w:val="none" w:sz="0" w:space="0" w:color="auto"/>
                <w:right w:val="none" w:sz="0" w:space="0" w:color="auto"/>
              </w:divBdr>
              <w:divsChild>
                <w:div w:id="20104742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23343106">
          <w:marLeft w:val="0"/>
          <w:marRight w:val="0"/>
          <w:marTop w:val="0"/>
          <w:marBottom w:val="0"/>
          <w:divBdr>
            <w:top w:val="none" w:sz="0" w:space="0" w:color="auto"/>
            <w:left w:val="none" w:sz="0" w:space="0" w:color="auto"/>
            <w:bottom w:val="none" w:sz="0" w:space="0" w:color="auto"/>
            <w:right w:val="none" w:sz="0" w:space="0" w:color="auto"/>
          </w:divBdr>
          <w:divsChild>
            <w:div w:id="849223416">
              <w:marLeft w:val="0"/>
              <w:marRight w:val="0"/>
              <w:marTop w:val="0"/>
              <w:marBottom w:val="0"/>
              <w:divBdr>
                <w:top w:val="none" w:sz="0" w:space="0" w:color="auto"/>
                <w:left w:val="none" w:sz="0" w:space="0" w:color="auto"/>
                <w:bottom w:val="none" w:sz="0" w:space="0" w:color="auto"/>
                <w:right w:val="none" w:sz="0" w:space="0" w:color="auto"/>
              </w:divBdr>
              <w:divsChild>
                <w:div w:id="6689445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02033">
      <w:bodyDiv w:val="1"/>
      <w:marLeft w:val="0"/>
      <w:marRight w:val="0"/>
      <w:marTop w:val="0"/>
      <w:marBottom w:val="0"/>
      <w:divBdr>
        <w:top w:val="none" w:sz="0" w:space="0" w:color="auto"/>
        <w:left w:val="none" w:sz="0" w:space="0" w:color="auto"/>
        <w:bottom w:val="none" w:sz="0" w:space="0" w:color="auto"/>
        <w:right w:val="none" w:sz="0" w:space="0" w:color="auto"/>
      </w:divBdr>
    </w:div>
    <w:div w:id="1793285746">
      <w:bodyDiv w:val="1"/>
      <w:marLeft w:val="0"/>
      <w:marRight w:val="0"/>
      <w:marTop w:val="0"/>
      <w:marBottom w:val="0"/>
      <w:divBdr>
        <w:top w:val="none" w:sz="0" w:space="0" w:color="auto"/>
        <w:left w:val="none" w:sz="0" w:space="0" w:color="auto"/>
        <w:bottom w:val="none" w:sz="0" w:space="0" w:color="auto"/>
        <w:right w:val="none" w:sz="0" w:space="0" w:color="auto"/>
      </w:divBdr>
    </w:div>
    <w:div w:id="1840342365">
      <w:bodyDiv w:val="1"/>
      <w:marLeft w:val="0"/>
      <w:marRight w:val="0"/>
      <w:marTop w:val="0"/>
      <w:marBottom w:val="0"/>
      <w:divBdr>
        <w:top w:val="none" w:sz="0" w:space="0" w:color="auto"/>
        <w:left w:val="none" w:sz="0" w:space="0" w:color="auto"/>
        <w:bottom w:val="none" w:sz="0" w:space="0" w:color="auto"/>
        <w:right w:val="none" w:sz="0" w:space="0" w:color="auto"/>
      </w:divBdr>
    </w:div>
    <w:div w:id="1882550398">
      <w:bodyDiv w:val="1"/>
      <w:marLeft w:val="0"/>
      <w:marRight w:val="0"/>
      <w:marTop w:val="0"/>
      <w:marBottom w:val="0"/>
      <w:divBdr>
        <w:top w:val="none" w:sz="0" w:space="0" w:color="auto"/>
        <w:left w:val="none" w:sz="0" w:space="0" w:color="auto"/>
        <w:bottom w:val="none" w:sz="0" w:space="0" w:color="auto"/>
        <w:right w:val="none" w:sz="0" w:space="0" w:color="auto"/>
      </w:divBdr>
    </w:div>
    <w:div w:id="1938099780">
      <w:bodyDiv w:val="1"/>
      <w:marLeft w:val="0"/>
      <w:marRight w:val="0"/>
      <w:marTop w:val="0"/>
      <w:marBottom w:val="0"/>
      <w:divBdr>
        <w:top w:val="none" w:sz="0" w:space="0" w:color="auto"/>
        <w:left w:val="none" w:sz="0" w:space="0" w:color="auto"/>
        <w:bottom w:val="none" w:sz="0" w:space="0" w:color="auto"/>
        <w:right w:val="none" w:sz="0" w:space="0" w:color="auto"/>
      </w:divBdr>
    </w:div>
    <w:div w:id="1984577155">
      <w:bodyDiv w:val="1"/>
      <w:marLeft w:val="0"/>
      <w:marRight w:val="0"/>
      <w:marTop w:val="0"/>
      <w:marBottom w:val="0"/>
      <w:divBdr>
        <w:top w:val="none" w:sz="0" w:space="0" w:color="auto"/>
        <w:left w:val="none" w:sz="0" w:space="0" w:color="auto"/>
        <w:bottom w:val="none" w:sz="0" w:space="0" w:color="auto"/>
        <w:right w:val="none" w:sz="0" w:space="0" w:color="auto"/>
      </w:divBdr>
    </w:div>
    <w:div w:id="1998653849">
      <w:bodyDiv w:val="1"/>
      <w:marLeft w:val="0"/>
      <w:marRight w:val="0"/>
      <w:marTop w:val="0"/>
      <w:marBottom w:val="0"/>
      <w:divBdr>
        <w:top w:val="none" w:sz="0" w:space="0" w:color="auto"/>
        <w:left w:val="none" w:sz="0" w:space="0" w:color="auto"/>
        <w:bottom w:val="none" w:sz="0" w:space="0" w:color="auto"/>
        <w:right w:val="none" w:sz="0" w:space="0" w:color="auto"/>
      </w:divBdr>
    </w:div>
    <w:div w:id="208915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gusto%20Cruz\Documents\Normalcruzaugu.do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alh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file>

<file path=customXml/itemProps1.xml><?xml version="1.0" encoding="utf-8"?>
<ds:datastoreItem xmlns:ds="http://schemas.openxmlformats.org/officeDocument/2006/customXml" ds:itemID="{752FC934-E9FA-407F-A7A3-3E8E0A9D1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Normalcruzaugu</Template>
  <TotalTime>38</TotalTime>
  <Pages>22</Pages>
  <Words>4655</Words>
  <Characters>25140</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 para Artigo científico</vt:lpstr>
      <vt:lpstr>Template para Artigo científico</vt:lpstr>
    </vt:vector>
  </TitlesOfParts>
  <Manager>augusto.cruz@fatec.sp.gov.br</Manager>
  <Company>Fatec Carapicuíba</Company>
  <LinksUpToDate>false</LinksUpToDate>
  <CharactersWithSpaces>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para Artigo científico</dc:title>
  <dc:subject>Trabalho de graduação</dc:subject>
  <dc:creator>augusto.cruz@fatec.sp.gov.br</dc:creator>
  <cp:keywords>SIMGETEC Fatec Carapicuíba</cp:keywords>
  <cp:lastModifiedBy>Cláudio Nóbrega</cp:lastModifiedBy>
  <cp:revision>4</cp:revision>
  <cp:lastPrinted>2020-07-15T16:36:00Z</cp:lastPrinted>
  <dcterms:created xsi:type="dcterms:W3CDTF">2020-07-18T13:29:00Z</dcterms:created>
  <dcterms:modified xsi:type="dcterms:W3CDTF">2020-07-18T14:10:00Z</dcterms:modified>
</cp:coreProperties>
</file>